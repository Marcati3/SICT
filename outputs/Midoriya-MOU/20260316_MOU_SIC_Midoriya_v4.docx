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15D4" w14:textId="5B6FC9AD" w:rsidR="00804F66" w:rsidRPr="00804F66" w:rsidRDefault="00580BDB" w:rsidP="00F96646">
      <w:pPr>
        <w:spacing w:before="240"/>
        <w:jc w:val="center"/>
        <w:rPr>
          <w:rFonts w:ascii="Times New Roman" w:hAnsi="Times New Roman" w:cs="Times New Roman"/>
          <w:b/>
          <w:bCs/>
          <w:u w:val="single"/>
        </w:rPr>
      </w:pPr>
      <w:r>
        <w:rPr>
          <w:rFonts w:ascii="Times New Roman" w:hAnsi="Times New Roman" w:cs="Times New Roman"/>
          <w:b/>
          <w:bCs/>
          <w:u w:val="single"/>
        </w:rPr>
        <w:t>Memorandum of Understanding</w:t>
      </w:r>
    </w:p>
    <w:p w14:paraId="78855EF1" w14:textId="6B5C5017" w:rsidR="00550B87" w:rsidRPr="00804F66" w:rsidRDefault="00550B87" w:rsidP="00F96646">
      <w:pPr>
        <w:pStyle w:val="CenterText"/>
        <w:spacing w:before="120" w:after="240"/>
        <w:jc w:val="thaiDistribute"/>
        <w:rPr>
          <w:b/>
          <w:sz w:val="20"/>
          <w:lang w:eastAsia="zh-CN"/>
        </w:rPr>
      </w:pPr>
      <w:r>
        <w:rPr>
          <w:sz w:val="20"/>
        </w:rPr>
        <w:t>This Memorandum of Understanding (this “</w:t>
      </w:r>
      <w:r>
        <w:rPr>
          <w:b/>
          <w:sz w:val="20"/>
        </w:rPr>
        <w:t>MOU</w:t>
      </w:r>
      <w:r>
        <w:rPr>
          <w:sz w:val="20"/>
        </w:rPr>
        <w:t xml:space="preserve">”) is effective as of </w:t>
      </w:r>
      <w:r w:rsidR="005A44A0">
        <w:rPr>
          <w:b/>
          <w:bCs/>
          <w:sz w:val="20"/>
        </w:rPr>
        <w:t>16</w:t>
      </w:r>
      <w:r w:rsidR="005A44A0" w:rsidRPr="005A44A0">
        <w:rPr>
          <w:b/>
          <w:bCs/>
          <w:sz w:val="20"/>
          <w:vertAlign w:val="superscript"/>
        </w:rPr>
        <w:t>th</w:t>
      </w:r>
      <w:r w:rsidR="005A44A0">
        <w:rPr>
          <w:b/>
          <w:bCs/>
          <w:sz w:val="20"/>
        </w:rPr>
        <w:t xml:space="preserve"> March 2026</w:t>
      </w:r>
      <w:r>
        <w:rPr>
          <w:b/>
          <w:bCs/>
          <w:sz w:val="20"/>
        </w:rPr>
        <w:t xml:space="preserve"> </w:t>
      </w:r>
      <w:r>
        <w:rPr>
          <w:sz w:val="20"/>
        </w:rPr>
        <w:t>(“</w:t>
      </w:r>
      <w:r>
        <w:rPr>
          <w:b/>
          <w:sz w:val="20"/>
        </w:rPr>
        <w:t>Effective Date</w:t>
      </w:r>
      <w:r>
        <w:rPr>
          <w:sz w:val="20"/>
        </w:rPr>
        <w:t>”).</w:t>
      </w:r>
    </w:p>
    <w:p w14:paraId="69A78785" w14:textId="30689279" w:rsidR="001A11DE" w:rsidRPr="00804F66" w:rsidRDefault="00F35F51" w:rsidP="00804F66">
      <w:pPr>
        <w:ind w:left="1440" w:hanging="1440"/>
        <w:jc w:val="thaiDistribute"/>
        <w:rPr>
          <w:rFonts w:ascii="Times New Roman" w:hAnsi="Times New Roman" w:cs="Times New Roman"/>
          <w:sz w:val="20"/>
          <w:szCs w:val="20"/>
        </w:rPr>
      </w:pPr>
      <w:r>
        <w:rPr>
          <w:rFonts w:ascii="Times New Roman" w:hAnsi="Times New Roman" w:cs="Times New Roman"/>
          <w:b/>
          <w:bCs/>
          <w:sz w:val="20"/>
          <w:szCs w:val="20"/>
        </w:rPr>
        <w:t>BETWEEN</w:t>
      </w:r>
      <w:r>
        <w:rPr>
          <w:rFonts w:ascii="Times New Roman" w:hAnsi="Times New Roman" w:cs="Times New Roman"/>
          <w:sz w:val="20"/>
          <w:szCs w:val="20"/>
        </w:rPr>
        <w:t>:</w:t>
      </w:r>
      <w:r>
        <w:rPr>
          <w:rFonts w:ascii="Times New Roman" w:hAnsi="Times New Roman" w:cs="Times New Roman"/>
          <w:sz w:val="20"/>
          <w:szCs w:val="20"/>
        </w:rPr>
        <w:tab/>
      </w:r>
      <w:r>
        <w:rPr>
          <w:rFonts w:ascii="Times New Roman" w:hAnsi="Times New Roman" w:cs="Times New Roman"/>
          <w:b/>
          <w:bCs/>
          <w:sz w:val="20"/>
          <w:szCs w:val="20"/>
        </w:rPr>
        <w:t>Silicon Craft Technology Public Company Limited</w:t>
      </w:r>
      <w:r>
        <w:rPr>
          <w:rFonts w:ascii="Times New Roman" w:hAnsi="Times New Roman" w:cs="Times New Roman"/>
          <w:sz w:val="20"/>
          <w:szCs w:val="20"/>
        </w:rPr>
        <w:t xml:space="preserve"> (“</w:t>
      </w:r>
      <w:r>
        <w:rPr>
          <w:rFonts w:ascii="Times New Roman" w:hAnsi="Times New Roman" w:cs="Times New Roman"/>
          <w:b/>
          <w:bCs/>
          <w:sz w:val="20"/>
          <w:szCs w:val="20"/>
        </w:rPr>
        <w:t>SIC</w:t>
      </w:r>
      <w:r>
        <w:rPr>
          <w:rFonts w:ascii="Times New Roman" w:hAnsi="Times New Roman" w:cs="Times New Roman"/>
          <w:sz w:val="20"/>
          <w:szCs w:val="20"/>
        </w:rPr>
        <w:t>” hereafter), a corporation organized and existing under the laws of Thailand, with its head office located at No. 40 Thetsaban Rangsan Nua Road, Ladyao, Chatuchak, Bangkok, 10900, Thailand.</w:t>
      </w:r>
    </w:p>
    <w:p w14:paraId="4BB714A6" w14:textId="6072801C" w:rsidR="00E82A40" w:rsidRPr="00804F66" w:rsidRDefault="00B806EA" w:rsidP="00804F66">
      <w:pPr>
        <w:ind w:left="1440" w:hanging="1440"/>
        <w:jc w:val="thaiDistribute"/>
        <w:rPr>
          <w:rFonts w:ascii="Times New Roman" w:hAnsi="Times New Roman" w:cs="Times New Roman"/>
          <w:sz w:val="20"/>
          <w:szCs w:val="20"/>
        </w:rPr>
      </w:pPr>
      <w:r>
        <w:rPr>
          <w:rFonts w:ascii="Times New Roman" w:hAnsi="Times New Roman" w:cs="Times New Roman"/>
          <w:b/>
          <w:bCs/>
          <w:sz w:val="20"/>
          <w:szCs w:val="20"/>
        </w:rPr>
        <w:t>AND</w:t>
      </w:r>
      <w:r>
        <w:rPr>
          <w:rFonts w:ascii="Times New Roman" w:hAnsi="Times New Roman" w:cs="Times New Roman"/>
          <w:sz w:val="20"/>
          <w:szCs w:val="20"/>
        </w:rPr>
        <w:t>:</w:t>
      </w:r>
      <w:r>
        <w:rPr>
          <w:rFonts w:ascii="Times New Roman" w:hAnsi="Times New Roman" w:cs="Times New Roman"/>
          <w:sz w:val="20"/>
          <w:szCs w:val="20"/>
        </w:rPr>
        <w:tab/>
      </w:r>
      <w:r>
        <w:rPr>
          <w:rFonts w:ascii="Times New Roman" w:hAnsi="Times New Roman" w:cs="Times New Roman"/>
          <w:b/>
          <w:bCs/>
          <w:sz w:val="20"/>
          <w:szCs w:val="20"/>
        </w:rPr>
        <w:t>Midoriya Electric Co., Ltd.</w:t>
      </w:r>
      <w:r>
        <w:rPr>
          <w:rFonts w:ascii="Times New Roman" w:hAnsi="Times New Roman" w:cs="Times New Roman"/>
          <w:sz w:val="20"/>
          <w:szCs w:val="20"/>
        </w:rPr>
        <w:t xml:space="preserve"> (“</w:t>
      </w:r>
      <w:r>
        <w:rPr>
          <w:rFonts w:ascii="Times New Roman" w:hAnsi="Times New Roman" w:cs="Times New Roman"/>
          <w:b/>
          <w:bCs/>
          <w:sz w:val="20"/>
          <w:szCs w:val="20"/>
        </w:rPr>
        <w:t>Midoriya</w:t>
      </w:r>
      <w:r>
        <w:rPr>
          <w:rFonts w:ascii="Times New Roman" w:hAnsi="Times New Roman" w:cs="Times New Roman"/>
          <w:sz w:val="20"/>
          <w:szCs w:val="20"/>
        </w:rPr>
        <w:t>” hereafter), a corporation organized and existing under the laws of Japan, with its head office located at 1-2-6 Nihonbashi-muromachi, Chuo-ku, Tokyo 103-8301 Japan.</w:t>
      </w:r>
    </w:p>
    <w:p w14:paraId="323CF8AA" w14:textId="4FE4953C" w:rsidR="00B806EA" w:rsidRPr="00804F66" w:rsidRDefault="00262802" w:rsidP="00804F66">
      <w:pPr>
        <w:jc w:val="thaiDistribute"/>
        <w:rPr>
          <w:rFonts w:ascii="Times New Roman" w:hAnsi="Times New Roman" w:cs="Times New Roman"/>
          <w:sz w:val="20"/>
          <w:szCs w:val="20"/>
        </w:rPr>
      </w:pPr>
      <w:r>
        <w:rPr>
          <w:rFonts w:ascii="Times New Roman" w:hAnsi="Times New Roman" w:cs="Times New Roman"/>
          <w:sz w:val="20"/>
          <w:szCs w:val="20"/>
        </w:rPr>
        <w:t>Where appropriate each of these Parties will hereinafter individually be referred to as “Party” and collectively be referred to as the “Parties”.</w:t>
      </w:r>
    </w:p>
    <w:p w14:paraId="58C2E803" w14:textId="708A34E6" w:rsidR="006A7C1F" w:rsidRPr="00804F66" w:rsidRDefault="006A7C1F" w:rsidP="00804F66">
      <w:pPr>
        <w:jc w:val="thaiDistribute"/>
        <w:rPr>
          <w:rFonts w:ascii="Times New Roman" w:hAnsi="Times New Roman" w:cs="Times New Roman"/>
          <w:sz w:val="20"/>
          <w:szCs w:val="20"/>
        </w:rPr>
      </w:pPr>
      <w:r>
        <w:rPr>
          <w:rFonts w:ascii="Times New Roman" w:hAnsi="Times New Roman" w:cs="Times New Roman"/>
          <w:sz w:val="20"/>
          <w:szCs w:val="20"/>
        </w:rPr>
        <w:t>In consideration of the covenants and conditions contained herein, the Parties hereby agree to the following:</w:t>
      </w:r>
    </w:p>
    <w:p w14:paraId="38970C30" w14:textId="20E2F8E3" w:rsidR="007A3E41" w:rsidRPr="00804F66" w:rsidRDefault="007A3E41" w:rsidP="00F96646">
      <w:pPr>
        <w:pStyle w:val="ListParagraph"/>
      </w:pPr>
      <w:r>
        <w:t>Purpose</w:t>
      </w:r>
    </w:p>
    <w:p w14:paraId="576EED66" w14:textId="45BC4684" w:rsidR="007A3E41" w:rsidRPr="00804F66" w:rsidRDefault="000A0EC4"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The purpose of this MOU is to establish a framework for the Parties to collaborate on conduct</w:t>
      </w:r>
      <w:r>
        <w:rPr>
          <w:rFonts w:ascii="Times New Roman" w:hAnsi="Times New Roman" w:cs="Angsana New"/>
          <w:sz w:val="20"/>
          <w:szCs w:val="25"/>
        </w:rPr>
        <w:t>ion of</w:t>
      </w:r>
      <w:r>
        <w:rPr>
          <w:rFonts w:ascii="Times New Roman" w:hAnsi="Times New Roman" w:cs="Times New Roman"/>
          <w:sz w:val="20"/>
          <w:szCs w:val="20"/>
        </w:rPr>
        <w:t xml:space="preserve"> marketing activities of SIC’s products that are identified in Annex I (the “Products”), in Japan (the “Territory”), subject to the terms and conditions herein.</w:t>
      </w:r>
    </w:p>
    <w:p w14:paraId="54E68B9A" w14:textId="368A81A5" w:rsidR="00957873" w:rsidRPr="00804F66" w:rsidRDefault="00957873" w:rsidP="00F96646">
      <w:pPr>
        <w:pStyle w:val="ListParagraph"/>
      </w:pPr>
      <w:r>
        <w:t>Scope of Collaboration</w:t>
      </w:r>
    </w:p>
    <w:p w14:paraId="68911500" w14:textId="20DF93F1" w:rsidR="00DE12BC" w:rsidRDefault="006075D3" w:rsidP="00066014">
      <w:pPr>
        <w:pStyle w:val="ListParagraph"/>
        <w:numPr>
          <w:ilvl w:val="1"/>
          <w:numId w:val="3"/>
        </w:numPr>
      </w:pPr>
      <w:r>
        <w:t xml:space="preserve">Marketing Responsibility </w:t>
      </w:r>
    </w:p>
    <w:p w14:paraId="5E465E56" w14:textId="1D65E1B8" w:rsidR="00957873" w:rsidRPr="00804F66" w:rsidRDefault="009B2058" w:rsidP="00DE12BC">
      <w:pPr>
        <w:pStyle w:val="ListParagraph"/>
        <w:numPr>
          <w:ilvl w:val="0"/>
          <w:numId w:val="0"/>
        </w:numPr>
        <w:ind w:left="1080"/>
      </w:pPr>
      <w:r>
        <w:rPr>
          <w:b w:val="0"/>
          <w:bCs w:val="0"/>
        </w:rPr>
        <w:t>Midoriya shall be responsible for marketing the Products in the Territory at Midoriya’s sole cost and expense.</w:t>
      </w:r>
    </w:p>
    <w:p w14:paraId="3648C172" w14:textId="223D35BE" w:rsidR="00342C7D" w:rsidRPr="00804F66" w:rsidRDefault="00260E51" w:rsidP="00066014">
      <w:pPr>
        <w:pStyle w:val="ListParagraph"/>
        <w:numPr>
          <w:ilvl w:val="1"/>
          <w:numId w:val="3"/>
        </w:numPr>
      </w:pPr>
      <w:r>
        <w:t>Publication Rights (Annual Approval)</w:t>
      </w:r>
    </w:p>
    <w:p w14:paraId="3E6F0C0F" w14:textId="23A10B19" w:rsidR="00EB334F" w:rsidRPr="0047066B" w:rsidRDefault="00EB334F" w:rsidP="00F96646">
      <w:pPr>
        <w:pStyle w:val="ListParagraph"/>
        <w:numPr>
          <w:ilvl w:val="0"/>
          <w:numId w:val="4"/>
        </w:numPr>
        <w:rPr>
          <w:b w:val="0"/>
          <w:bCs w:val="0"/>
        </w:rPr>
      </w:pPr>
      <w:r>
        <w:rPr>
          <w:b w:val="0"/>
          <w:bCs w:val="0"/>
        </w:rPr>
        <w:t xml:space="preserve">SIC grants Midoriya a limited, revocable, non-exclusive, non-transferable, and non-sublicensable right to publish the Products details on website “insert website” in the Territory for a period of one (1) year at a time, subject to SIC’s prior reviewed and written approval. </w:t>
      </w:r>
    </w:p>
    <w:p w14:paraId="66E7C964" w14:textId="756924CA" w:rsidR="00B0677C" w:rsidRPr="0047066B" w:rsidRDefault="00B0677C" w:rsidP="00F96646">
      <w:pPr>
        <w:pStyle w:val="ListParagraph"/>
        <w:numPr>
          <w:ilvl w:val="0"/>
          <w:numId w:val="4"/>
        </w:numPr>
        <w:rPr>
          <w:b w:val="0"/>
          <w:bCs w:val="0"/>
        </w:rPr>
      </w:pPr>
      <w:r>
        <w:rPr>
          <w:b w:val="0"/>
          <w:bCs w:val="0"/>
        </w:rPr>
        <w:t>At the end of each annual period, Midoriya must request renewed approval from SIC to continue publishing the Products details for the following year.</w:t>
      </w:r>
    </w:p>
    <w:p w14:paraId="69CD4FE5" w14:textId="412960EB" w:rsidR="00B51118" w:rsidRPr="0047066B" w:rsidRDefault="00630F59" w:rsidP="00F96646">
      <w:pPr>
        <w:pStyle w:val="ListParagraph"/>
        <w:numPr>
          <w:ilvl w:val="0"/>
          <w:numId w:val="4"/>
        </w:numPr>
        <w:rPr>
          <w:b w:val="0"/>
          <w:bCs w:val="0"/>
        </w:rPr>
      </w:pPr>
      <w:r>
        <w:rPr>
          <w:b w:val="0"/>
          <w:bCs w:val="0"/>
        </w:rPr>
        <w:t>SIC may withhold or revoke approval at its sole discretion.</w:t>
      </w:r>
    </w:p>
    <w:p w14:paraId="05260466" w14:textId="77777777" w:rsidR="00633C69" w:rsidRPr="00D02E2B" w:rsidRDefault="00342C7D" w:rsidP="00066014">
      <w:pPr>
        <w:pStyle w:val="ListParagraph"/>
        <w:numPr>
          <w:ilvl w:val="1"/>
          <w:numId w:val="3"/>
        </w:numPr>
        <w:rPr>
          <w:b w:val="0"/>
          <w:bCs w:val="0"/>
        </w:rPr>
      </w:pPr>
      <w:commentRangeStart w:id="0"/>
      <w:del w:id="10" w:author="Chen Yi Jhen (Terry)" w:date="2026-03-16T13:56:00Z">
        <w:r w:rsidRPr="00D02E2B">
          <w:delText xml:space="preserve">No Sales Right </w:delText>
        </w:r>
      </w:del>
      <w:ins w:id="11" w:author="Chen Yi Jhen (Terry)" w:date="2026-03-16T13:56:00Z">
        <w:r>
          <w:t xml:space="preserve">Right to Sale </w:t>
        </w:r>
      </w:ins>
      <w:commentRangeEnd w:id="0"/>
      <w:r w:rsidR="001E51E5" w:rsidRPr="00D02E2B">
        <w:rPr>
          <w:rStyle w:val="CommentReference"/>
          <w:b w:val="0"/>
          <w:bCs w:val="0"/>
          <w:sz w:val="20"/>
          <w:szCs w:val="20"/>
        </w:rPr>
        <w:commentReference w:id="0"/>
      </w:r>
    </w:p>
    <w:p w14:paraId="2CD1A201" w14:textId="3E34A836" w:rsidR="001A1EA6" w:rsidRPr="00E3382C" w:rsidRDefault="001A1EA6" w:rsidP="00051B19">
      <w:pPr>
        <w:pStyle w:val="ListParagraph"/>
        <w:numPr>
          <w:ilvl w:val="0"/>
          <w:numId w:val="0"/>
        </w:numPr>
        <w:spacing w:before="240"/>
        <w:ind w:left="1080"/>
        <w:rPr>
          <w:b w:val="0"/>
          <w:bCs w:val="0"/>
        </w:rPr>
      </w:pPr>
      <w:del w:id="12" w:author="Chen Yi Jhen (Terry)" w:date="2026-03-16T13:56:00Z">
        <w:r>
          <w:rPr>
            <w:b w:val="0"/>
            <w:bCs w:val="0"/>
          </w:rPr>
          <w:delText>This MOU does not grant Midoriya the right to sell or distribute the Products, nor to act as SIC’s agent or partner.</w:delText>
        </w:r>
      </w:del>
      <w:ins w:id="13" w:author="Chen Yi Jhen (Terry)" w:date="2026-03-16T13:56:00Z">
        <w:r>
          <w:rPr>
            <w:b w:val="0"/>
            <w:bCs w:val="0"/>
          </w:rPr>
          <w:t>If Midoriya receives any potential project relating to the sale of the Products, Midoriya shall first consult with SIC regarding the project details, and Midoriya may proceed with the sale only upon SIC’s confirmation that the project is acceptable, however this Section does not grant Midoriya the right to act as SIC’s agent or partner.</w:t>
        </w:r>
      </w:ins>
    </w:p>
    <w:p w14:paraId="07E47828" w14:textId="77777777" w:rsidR="002E4FE3" w:rsidRDefault="00C76419">
      <w:pPr>
        <w:pStyle w:val="ListParagraph"/>
        <w:numPr>
          <w:ilvl w:val="1"/>
          <w:numId w:val="3"/>
        </w:numPr>
        <w:rPr>
          <w:b w:val="0"/>
          <w:bCs w:val="0"/>
        </w:rPr>
      </w:pPr>
      <w:r>
        <w:t>Phased Product Scope</w:t>
      </w:r>
    </w:p>
    <w:p w14:paraId="62E24D87" w14:textId="77777777" w:rsidR="002E4FE3" w:rsidRPr="004D0242" w:rsidRDefault="00C76419">
      <w:pPr>
        <w:pStyle w:val="ListParagraph"/>
        <w:numPr>
          <w:ilvl w:val="0"/>
          <w:numId w:val="0"/>
        </w:numPr>
        <w:ind w:left="1080"/>
        <w:rPr>
          <w:b w:val="0"/>
          <w:bCs w:val="0"/>
        </w:rPr>
      </w:pPr>
      <w:r w:rsidRPr="004D0242">
        <w:rPr>
          <w:b w:val="0"/>
          <w:bCs w:val="0"/>
        </w:rPr>
        <w:t>The Products listed in Annex I are limited to SIC’s industrial and automotive product portfolio (Phase 1). The Parties acknowledge that SIC’s product range includes additional categories, including sensor-related products. Promotion of sensor products may be discussed and mutually agreed upon as a future phase (Phase 2), subject to the following conditions:</w:t>
      </w:r>
    </w:p>
    <w:p w14:paraId="1EC51A53" w14:textId="77777777" w:rsidR="002E4FE3" w:rsidRPr="004D0242" w:rsidRDefault="00C76419">
      <w:pPr>
        <w:pStyle w:val="ListParagraph"/>
        <w:numPr>
          <w:ilvl w:val="0"/>
          <w:numId w:val="0"/>
        </w:numPr>
        <w:ind w:left="1080"/>
        <w:rPr>
          <w:b w:val="0"/>
          <w:bCs w:val="0"/>
        </w:rPr>
      </w:pPr>
      <w:r w:rsidRPr="004D0242">
        <w:rPr>
          <w:b w:val="0"/>
          <w:bCs w:val="0"/>
        </w:rPr>
        <w:t>(a) Midoriya has demonstrated sufficient knowledge and experience in RFID technology through its Phase 1 marketing activities;</w:t>
      </w:r>
    </w:p>
    <w:p w14:paraId="0A8F934F" w14:textId="77777777" w:rsidR="002E4FE3" w:rsidRPr="004D0242" w:rsidRDefault="00C76419">
      <w:pPr>
        <w:pStyle w:val="ListParagraph"/>
        <w:numPr>
          <w:ilvl w:val="0"/>
          <w:numId w:val="0"/>
        </w:numPr>
        <w:ind w:left="1080"/>
        <w:rPr>
          <w:b w:val="0"/>
          <w:bCs w:val="0"/>
        </w:rPr>
      </w:pPr>
      <w:r w:rsidRPr="004D0242">
        <w:rPr>
          <w:b w:val="0"/>
          <w:bCs w:val="0"/>
        </w:rPr>
        <w:t>(b) The cooperation between the Parties under this MOU has been satisfactorily established; and</w:t>
      </w:r>
    </w:p>
    <w:p w14:paraId="4112F72B" w14:textId="77777777" w:rsidR="002E4FE3" w:rsidRPr="004D0242" w:rsidRDefault="00C76419">
      <w:pPr>
        <w:pStyle w:val="ListParagraph"/>
        <w:numPr>
          <w:ilvl w:val="0"/>
          <w:numId w:val="0"/>
        </w:numPr>
        <w:ind w:left="1080"/>
        <w:rPr>
          <w:b w:val="0"/>
          <w:bCs w:val="0"/>
        </w:rPr>
      </w:pPr>
      <w:r w:rsidRPr="004D0242">
        <w:rPr>
          <w:b w:val="0"/>
          <w:bCs w:val="0"/>
        </w:rPr>
        <w:t>(c) Both Parties agree in writing to expand the scope of Annex I to include sensor products.</w:t>
      </w:r>
    </w:p>
    <w:p w14:paraId="0FA112AD" w14:textId="77777777" w:rsidR="002E4FE3" w:rsidRPr="004D0242" w:rsidRDefault="00C76419">
      <w:pPr>
        <w:pStyle w:val="ListParagraph"/>
        <w:numPr>
          <w:ilvl w:val="0"/>
          <w:numId w:val="0"/>
        </w:numPr>
        <w:ind w:left="1080"/>
        <w:rPr>
          <w:b w:val="0"/>
          <w:bCs w:val="0"/>
        </w:rPr>
      </w:pPr>
      <w:r w:rsidRPr="004D0242">
        <w:rPr>
          <w:b w:val="0"/>
          <w:bCs w:val="0"/>
        </w:rPr>
        <w:t>Any expansion of the Product scope shall be documented as a written amendment to Annex I, signed by both Parties.</w:t>
      </w:r>
    </w:p>
    <w:p w14:paraId="5ACF7CAF" w14:textId="4134E22D" w:rsidR="00AF0163" w:rsidRPr="00804F66" w:rsidRDefault="00AF0163" w:rsidP="00DB3A9C">
      <w:pPr>
        <w:pStyle w:val="ListParagraph"/>
        <w:spacing w:before="240"/>
      </w:pPr>
      <w:r>
        <w:t>Term</w:t>
      </w:r>
    </w:p>
    <w:p w14:paraId="35EAE40F" w14:textId="7B6C418B" w:rsidR="00AF0163" w:rsidRPr="00804F66" w:rsidRDefault="00AF0163"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This MOU shall remain in effect for three (3) years from the Effective Date unless terminated earlier under Section 12.</w:t>
      </w:r>
    </w:p>
    <w:p w14:paraId="4ED4728D" w14:textId="14349B32" w:rsidR="00AF0163" w:rsidRPr="00804F66" w:rsidRDefault="00AF0163" w:rsidP="00F96646">
      <w:pPr>
        <w:pStyle w:val="ListParagraph"/>
      </w:pPr>
      <w:r>
        <w:t>Intellectual Property</w:t>
      </w:r>
    </w:p>
    <w:p w14:paraId="0C5A5CE0" w14:textId="01A9A23E" w:rsidR="009E2A55" w:rsidRDefault="00AF0163" w:rsidP="00066014">
      <w:pPr>
        <w:pStyle w:val="ListParagraph"/>
        <w:numPr>
          <w:ilvl w:val="1"/>
          <w:numId w:val="3"/>
        </w:numPr>
      </w:pPr>
      <w:r>
        <w:t xml:space="preserve">Ownership </w:t>
      </w:r>
    </w:p>
    <w:p w14:paraId="4AC59682" w14:textId="4FBF821B" w:rsidR="00AF0163" w:rsidRPr="009E2A55" w:rsidRDefault="00AF0163" w:rsidP="009E2A55">
      <w:pPr>
        <w:pStyle w:val="ListParagraph"/>
        <w:numPr>
          <w:ilvl w:val="0"/>
          <w:numId w:val="0"/>
        </w:numPr>
        <w:ind w:left="1080"/>
        <w:rPr>
          <w:b w:val="0"/>
          <w:bCs w:val="0"/>
        </w:rPr>
      </w:pPr>
      <w:r>
        <w:rPr>
          <w:b w:val="0"/>
          <w:bCs w:val="0"/>
        </w:rPr>
        <w:t>All intellectual property in the Products and SIC’s trademarks and logos (the “SIC Marks”) remains the exclusive property of SIC.</w:t>
      </w:r>
    </w:p>
    <w:p w14:paraId="6934F3C8" w14:textId="77777777" w:rsidR="009E2A55" w:rsidRDefault="00AF0163" w:rsidP="00066014">
      <w:pPr>
        <w:pStyle w:val="ListParagraph"/>
        <w:numPr>
          <w:ilvl w:val="1"/>
          <w:numId w:val="3"/>
        </w:numPr>
      </w:pPr>
      <w:r>
        <w:t xml:space="preserve">Limited License to SIC Marks </w:t>
      </w:r>
    </w:p>
    <w:p w14:paraId="367E33EE" w14:textId="20A4B15D" w:rsidR="00AF0163" w:rsidRPr="009E2A55" w:rsidRDefault="00AF0163" w:rsidP="009E2A55">
      <w:pPr>
        <w:pStyle w:val="ListParagraph"/>
        <w:numPr>
          <w:ilvl w:val="0"/>
          <w:numId w:val="0"/>
        </w:numPr>
        <w:ind w:left="1080"/>
        <w:rPr>
          <w:b w:val="0"/>
          <w:bCs w:val="0"/>
        </w:rPr>
      </w:pPr>
      <w:r>
        <w:rPr>
          <w:b w:val="0"/>
          <w:bCs w:val="0"/>
        </w:rPr>
        <w:t>SIC grants Midoriya a limited, revocable, non-exclusive, non-sublicensable license to use the SIC Marks solely for the marketing and publication activities permitted by this MOU and only within the Territory.</w:t>
      </w:r>
    </w:p>
    <w:p w14:paraId="3F1FDFA3" w14:textId="77777777" w:rsidR="009E2A55" w:rsidRDefault="00665B53" w:rsidP="00066014">
      <w:pPr>
        <w:pStyle w:val="ListParagraph"/>
        <w:numPr>
          <w:ilvl w:val="1"/>
          <w:numId w:val="3"/>
        </w:numPr>
      </w:pPr>
      <w:r>
        <w:t xml:space="preserve">Approval </w:t>
      </w:r>
    </w:p>
    <w:p w14:paraId="207A02C5" w14:textId="7A9EF4BD" w:rsidR="00665B53" w:rsidRPr="009E2A55" w:rsidRDefault="00665B53" w:rsidP="009E2A55">
      <w:pPr>
        <w:pStyle w:val="ListParagraph"/>
        <w:numPr>
          <w:ilvl w:val="0"/>
          <w:numId w:val="0"/>
        </w:numPr>
        <w:ind w:left="1080"/>
        <w:rPr>
          <w:b w:val="0"/>
          <w:bCs w:val="0"/>
        </w:rPr>
      </w:pPr>
      <w:r>
        <w:rPr>
          <w:b w:val="0"/>
          <w:bCs w:val="0"/>
        </w:rPr>
        <w:t>Midoriya must submit all public-facing materials referencing SIC, the Products, or the SIC Marks to SIC for prior written approval.</w:t>
      </w:r>
    </w:p>
    <w:p w14:paraId="4EAE00F3" w14:textId="77777777" w:rsidR="009E2A55" w:rsidRDefault="00665B53" w:rsidP="00066014">
      <w:pPr>
        <w:pStyle w:val="ListParagraph"/>
        <w:numPr>
          <w:ilvl w:val="1"/>
          <w:numId w:val="3"/>
        </w:numPr>
      </w:pPr>
      <w:r>
        <w:t>No Registration</w:t>
      </w:r>
    </w:p>
    <w:p w14:paraId="101E72A7" w14:textId="04674804" w:rsidR="00665B53" w:rsidRPr="009E2A55" w:rsidRDefault="00665B53" w:rsidP="009E2A55">
      <w:pPr>
        <w:pStyle w:val="ListParagraph"/>
        <w:numPr>
          <w:ilvl w:val="0"/>
          <w:numId w:val="0"/>
        </w:numPr>
        <w:ind w:left="1080"/>
        <w:rPr>
          <w:b w:val="0"/>
          <w:bCs w:val="0"/>
        </w:rPr>
      </w:pPr>
      <w:r>
        <w:rPr>
          <w:b w:val="0"/>
          <w:bCs w:val="0"/>
        </w:rPr>
        <w:t>Midoriya shall not register or attempt to register any mark or domain name containing or resembling the SIC Marks.</w:t>
      </w:r>
    </w:p>
    <w:p w14:paraId="51A34ABB" w14:textId="77777777" w:rsidR="009E2A55" w:rsidRDefault="00665B53" w:rsidP="00066014">
      <w:pPr>
        <w:pStyle w:val="ListParagraph"/>
        <w:numPr>
          <w:ilvl w:val="1"/>
          <w:numId w:val="3"/>
        </w:numPr>
      </w:pPr>
      <w:r>
        <w:t xml:space="preserve">Goodwill </w:t>
      </w:r>
    </w:p>
    <w:p w14:paraId="3D3E60E2" w14:textId="56E2B0BE" w:rsidR="00665B53" w:rsidRDefault="00665B53" w:rsidP="009E2A55">
      <w:pPr>
        <w:pStyle w:val="ListParagraph"/>
        <w:numPr>
          <w:ilvl w:val="0"/>
          <w:numId w:val="0"/>
        </w:numPr>
        <w:ind w:left="1080"/>
        <w:rPr>
          <w:b w:val="0"/>
          <w:bCs w:val="0"/>
        </w:rPr>
      </w:pPr>
      <w:r>
        <w:rPr>
          <w:b w:val="0"/>
          <w:bCs w:val="0"/>
        </w:rPr>
        <w:t>All goodwill arising from Midoriya’s use of the SIC Marks shall inure solely to SIC.</w:t>
      </w:r>
    </w:p>
    <w:p w14:paraId="0F20F673" w14:textId="77777777" w:rsidR="004E2281" w:rsidRPr="009E2A55" w:rsidRDefault="004E2281" w:rsidP="009E2A55">
      <w:pPr>
        <w:pStyle w:val="ListParagraph"/>
        <w:numPr>
          <w:ilvl w:val="0"/>
          <w:numId w:val="0"/>
        </w:numPr>
        <w:ind w:left="1080"/>
        <w:rPr>
          <w:b w:val="0"/>
          <w:bCs w:val="0"/>
        </w:rPr>
      </w:pPr>
    </w:p>
    <w:p w14:paraId="217D182D" w14:textId="3FAA4010" w:rsidR="00220033" w:rsidRPr="00804F66" w:rsidRDefault="00220033" w:rsidP="00F96646">
      <w:pPr>
        <w:pStyle w:val="ListParagraph"/>
      </w:pPr>
      <w:r>
        <w:t>Marketing Conduct</w:t>
      </w:r>
    </w:p>
    <w:p w14:paraId="7C3F7CC4" w14:textId="4551FB16" w:rsidR="00E77874" w:rsidRPr="00804F66" w:rsidRDefault="00220033" w:rsidP="004E2281">
      <w:pPr>
        <w:ind w:left="720"/>
        <w:jc w:val="thaiDistribute"/>
        <w:rPr>
          <w:rFonts w:ascii="Times New Roman" w:hAnsi="Times New Roman" w:cs="Times New Roman"/>
          <w:sz w:val="20"/>
          <w:szCs w:val="20"/>
        </w:rPr>
      </w:pPr>
      <w:r>
        <w:rPr>
          <w:rFonts w:ascii="Times New Roman" w:hAnsi="Times New Roman" w:cs="Times New Roman"/>
          <w:sz w:val="20"/>
          <w:szCs w:val="20"/>
        </w:rPr>
        <w:t>Midoriya shall ensure that all marketing and publication activities comply with all applicable laws and that representations about the Products are accurate and not misleading.</w:t>
      </w:r>
    </w:p>
    <w:p w14:paraId="7EBB2356" w14:textId="73800852" w:rsidR="00220033" w:rsidRPr="00804F66" w:rsidRDefault="00220033" w:rsidP="00F96646">
      <w:pPr>
        <w:pStyle w:val="ListParagraph"/>
      </w:pPr>
      <w:r>
        <w:t>Costs</w:t>
      </w:r>
    </w:p>
    <w:p w14:paraId="60565E3A" w14:textId="3EA683E6" w:rsidR="00220033" w:rsidRPr="00804F66" w:rsidRDefault="00220033" w:rsidP="00804F66">
      <w:pPr>
        <w:ind w:left="720"/>
        <w:jc w:val="thaiDistribute"/>
        <w:rPr>
          <w:rFonts w:ascii="Times New Roman" w:hAnsi="Times New Roman" w:cs="Times New Roman"/>
          <w:sz w:val="20"/>
          <w:szCs w:val="20"/>
        </w:rPr>
      </w:pPr>
      <w:r>
        <w:rPr>
          <w:rFonts w:ascii="Times New Roman" w:hAnsi="Times New Roman" w:cs="Times New Roman"/>
          <w:sz w:val="20"/>
          <w:szCs w:val="20"/>
        </w:rPr>
        <w:t>All marketing and publication costs shall be borne solely by Midoriya.</w:t>
      </w:r>
    </w:p>
    <w:p w14:paraId="5D33A2F5" w14:textId="1022C5D4" w:rsidR="00220033" w:rsidRPr="00804F66" w:rsidRDefault="00220033" w:rsidP="00F96646">
      <w:pPr>
        <w:pStyle w:val="ListParagraph"/>
      </w:pPr>
      <w:r>
        <w:t>Compliance</w:t>
      </w:r>
    </w:p>
    <w:p w14:paraId="64C9A478" w14:textId="53F97813" w:rsidR="00220033" w:rsidRPr="00804F66" w:rsidRDefault="00220033" w:rsidP="00804F66">
      <w:pPr>
        <w:ind w:left="720"/>
        <w:jc w:val="thaiDistribute"/>
        <w:rPr>
          <w:rFonts w:ascii="Times New Roman" w:hAnsi="Times New Roman" w:cs="Times New Roman"/>
          <w:sz w:val="20"/>
          <w:szCs w:val="20"/>
        </w:rPr>
      </w:pPr>
      <w:r>
        <w:rPr>
          <w:rFonts w:ascii="Times New Roman" w:hAnsi="Times New Roman" w:cs="Times New Roman"/>
          <w:sz w:val="20"/>
          <w:szCs w:val="20"/>
        </w:rPr>
        <w:t>Each Party shall comply with all applicable laws, including data protection, advertising laws, and anti-bribery regulations.</w:t>
      </w:r>
    </w:p>
    <w:p w14:paraId="6C9A2056" w14:textId="60734CF7" w:rsidR="00220033" w:rsidRPr="00804F66" w:rsidRDefault="00220033" w:rsidP="00F96646">
      <w:pPr>
        <w:pStyle w:val="ListParagraph"/>
      </w:pPr>
      <w:r>
        <w:t>Confidentiality</w:t>
      </w:r>
    </w:p>
    <w:p w14:paraId="602C793A" w14:textId="2533A24E" w:rsidR="00357244" w:rsidRPr="00357244" w:rsidRDefault="001E1490" w:rsidP="00357244">
      <w:pPr>
        <w:pStyle w:val="ListParagraph"/>
        <w:numPr>
          <w:ilvl w:val="1"/>
          <w:numId w:val="3"/>
        </w:numPr>
        <w:rPr>
          <w:rFonts w:cs="Times New Roman"/>
          <w:b w:val="0"/>
          <w:bCs w:val="0"/>
        </w:rPr>
      </w:pPr>
      <w:r>
        <w:rPr>
          <w:rFonts w:cs="Times New Roman"/>
          <w:b w:val="0"/>
          <w:bCs w:val="0"/>
        </w:rPr>
        <w:t>Parties hereby acknowledge and recognize that certain information or data to be exchanged or generated in the due course of the collaboration as set forth in this MOU may be considered sensitive and confidential, or eventually be related to intellectual property rights or any of the Parties, including their respective affiliates, representatives, and successors.</w:t>
      </w:r>
    </w:p>
    <w:p w14:paraId="15A07D19" w14:textId="77777777" w:rsidR="00357244" w:rsidRPr="00357244" w:rsidRDefault="001E1490" w:rsidP="00357244">
      <w:pPr>
        <w:pStyle w:val="ListParagraph"/>
        <w:numPr>
          <w:ilvl w:val="1"/>
          <w:numId w:val="3"/>
        </w:numPr>
        <w:rPr>
          <w:rFonts w:cs="Times New Roman"/>
          <w:b w:val="0"/>
          <w:bCs w:val="0"/>
        </w:rPr>
      </w:pPr>
      <w:r>
        <w:rPr>
          <w:rFonts w:cs="Times New Roman"/>
          <w:b w:val="0"/>
          <w:bCs w:val="0"/>
        </w:rPr>
        <w:t>The Parties agree that without prior written consent obtained from the other Parties, none of the Parties herein shall use, disclose or openly share any confidential information or intellectual property of any of the other Parties, including but not limited to any commercial, industrial, technical data and information, discoveries, ideas, concepts, know-how, techniques, specification, process, documents, information, blueprints, tracings, diagrams, models, samples, flow charts, computer programs, marketing plans, customer names data, drawing, designs, methods, business studies, whether in writing, orally, in the form of any documentary or electronic form and/or samples, models, regardless of format and the existence of any express indication as to the confidential nature of the information contained therein.</w:t>
      </w:r>
    </w:p>
    <w:p w14:paraId="755C71E9" w14:textId="459F7AD0" w:rsidR="00220033" w:rsidRPr="00357244" w:rsidRDefault="001E1490" w:rsidP="00357244">
      <w:pPr>
        <w:pStyle w:val="ListParagraph"/>
        <w:numPr>
          <w:ilvl w:val="1"/>
          <w:numId w:val="3"/>
        </w:numPr>
        <w:rPr>
          <w:rFonts w:cs="Times New Roman"/>
          <w:b w:val="0"/>
          <w:bCs w:val="0"/>
        </w:rPr>
      </w:pPr>
      <w:r>
        <w:rPr>
          <w:rFonts w:cs="Times New Roman"/>
          <w:b w:val="0"/>
          <w:bCs w:val="0"/>
        </w:rPr>
        <w:t>In any case, the confidentiality obligation imposed by this Section shall survive the termination or expiry of this MOU for a period of three (3) years from the termination or expiry of this MOU (as the case may be).</w:t>
      </w:r>
    </w:p>
    <w:p w14:paraId="493701DA" w14:textId="3398DBCF" w:rsidR="00915CF3" w:rsidRPr="00804F66" w:rsidRDefault="00120E77" w:rsidP="00F96646">
      <w:pPr>
        <w:pStyle w:val="ListParagraph"/>
      </w:pPr>
      <w:r>
        <w:t>Non-Binding Nature</w:t>
      </w:r>
    </w:p>
    <w:p w14:paraId="3DF3B101" w14:textId="7F34F5F7" w:rsidR="00120E77" w:rsidRPr="00804F66" w:rsidRDefault="00120E77"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This MOU is non-exclusive and does not create any partnership, joint venture, or agency relationship.</w:t>
      </w:r>
    </w:p>
    <w:p w14:paraId="2AD352B6" w14:textId="6E8DBACA" w:rsidR="00120E77" w:rsidRPr="00804F66" w:rsidRDefault="00E94E3B" w:rsidP="00F96646">
      <w:pPr>
        <w:pStyle w:val="ListParagraph"/>
      </w:pPr>
      <w:r>
        <w:t>Warranties and Liability</w:t>
      </w:r>
    </w:p>
    <w:p w14:paraId="1A5976C3" w14:textId="2651E774" w:rsidR="00E94E3B" w:rsidRPr="00804F66" w:rsidRDefault="00E94E3B" w:rsidP="00804F66">
      <w:pPr>
        <w:ind w:left="720"/>
        <w:jc w:val="thaiDistribute"/>
        <w:rPr>
          <w:rFonts w:ascii="Times New Roman" w:hAnsi="Times New Roman" w:cs="Times New Roman"/>
          <w:sz w:val="20"/>
          <w:szCs w:val="20"/>
        </w:rPr>
      </w:pPr>
      <w:r>
        <w:rPr>
          <w:rFonts w:ascii="Times New Roman" w:hAnsi="Times New Roman" w:cs="Times New Roman"/>
          <w:sz w:val="20"/>
          <w:szCs w:val="20"/>
        </w:rPr>
        <w:t>SIC disclaims all warranties except as expressly provided. Neither Party shall be liable for indirect or consequential damages.</w:t>
      </w:r>
    </w:p>
    <w:p w14:paraId="5417B2EA" w14:textId="273F2C75" w:rsidR="002D153B" w:rsidRPr="00804F66" w:rsidRDefault="003A1A5A" w:rsidP="00F96646">
      <w:pPr>
        <w:pStyle w:val="ListParagraph"/>
      </w:pPr>
      <w:r>
        <w:t>Indemnification</w:t>
      </w:r>
    </w:p>
    <w:p w14:paraId="6B49D83E" w14:textId="265D9901" w:rsidR="003A1A5A" w:rsidRPr="00804F66" w:rsidRDefault="003A1A5A" w:rsidP="00804F66">
      <w:pPr>
        <w:ind w:left="720"/>
        <w:jc w:val="thaiDistribute"/>
        <w:rPr>
          <w:rFonts w:ascii="Times New Roman" w:hAnsi="Times New Roman" w:cs="Times New Roman"/>
          <w:sz w:val="20"/>
          <w:szCs w:val="20"/>
        </w:rPr>
      </w:pPr>
      <w:r>
        <w:rPr>
          <w:rFonts w:ascii="Times New Roman" w:hAnsi="Times New Roman" w:cs="Times New Roman"/>
          <w:sz w:val="20"/>
          <w:szCs w:val="20"/>
        </w:rPr>
        <w:t>Midoriya shall indemnify SIC for claims arising from Midoriya’s marketing activities, breach of this MOU, non-compliance with law, or misuse of SIC Marks.</w:t>
      </w:r>
    </w:p>
    <w:p w14:paraId="3A4E9F72" w14:textId="66327900" w:rsidR="003A1A5A" w:rsidRPr="00804F66" w:rsidRDefault="003A1A5A" w:rsidP="00F96646">
      <w:pPr>
        <w:pStyle w:val="ListParagraph"/>
      </w:pPr>
      <w:r>
        <w:t>Termination</w:t>
      </w:r>
    </w:p>
    <w:p w14:paraId="2162647E" w14:textId="0E313599" w:rsidR="003A1A5A" w:rsidRPr="007F2220" w:rsidRDefault="001C4FAA" w:rsidP="00DE12BC">
      <w:pPr>
        <w:pStyle w:val="ListParagraph"/>
        <w:numPr>
          <w:ilvl w:val="1"/>
          <w:numId w:val="3"/>
        </w:numPr>
        <w:rPr>
          <w:b w:val="0"/>
          <w:bCs w:val="0"/>
        </w:rPr>
      </w:pPr>
      <w:r>
        <w:rPr>
          <w:b w:val="0"/>
          <w:bCs w:val="0"/>
        </w:rPr>
        <w:t>Either Party may terminate this MOU for convenience with thirty (30) days’ written notice.</w:t>
      </w:r>
    </w:p>
    <w:p w14:paraId="3FD7BFDF" w14:textId="579F8629" w:rsidR="001C4FAA" w:rsidRPr="007F2220" w:rsidRDefault="001C4FAA" w:rsidP="00DE12BC">
      <w:pPr>
        <w:pStyle w:val="ListParagraph"/>
        <w:numPr>
          <w:ilvl w:val="1"/>
          <w:numId w:val="3"/>
        </w:numPr>
        <w:rPr>
          <w:b w:val="0"/>
          <w:bCs w:val="0"/>
        </w:rPr>
      </w:pPr>
      <w:r>
        <w:rPr>
          <w:b w:val="0"/>
          <w:bCs w:val="0"/>
        </w:rPr>
        <w:t>Either Party may terminate immediately for material breach.</w:t>
      </w:r>
    </w:p>
    <w:p w14:paraId="078D5F60" w14:textId="4EBB070B" w:rsidR="00794EC6" w:rsidRPr="007F2220" w:rsidRDefault="001C4FAA" w:rsidP="00DE12BC">
      <w:pPr>
        <w:pStyle w:val="ListParagraph"/>
        <w:numPr>
          <w:ilvl w:val="1"/>
          <w:numId w:val="3"/>
        </w:numPr>
        <w:rPr>
          <w:b w:val="0"/>
          <w:bCs w:val="0"/>
        </w:rPr>
      </w:pPr>
      <w:r>
        <w:rPr>
          <w:b w:val="0"/>
          <w:bCs w:val="0"/>
        </w:rPr>
        <w:t>Upon termination, Midoriya shall stop all publication, cease all use of SIC Marks, and references to SIC and the Products.</w:t>
      </w:r>
    </w:p>
    <w:p w14:paraId="695478CD" w14:textId="0FA13AE8" w:rsidR="00794EC6" w:rsidRPr="00804F66" w:rsidRDefault="00252E65" w:rsidP="00F96646">
      <w:pPr>
        <w:pStyle w:val="ListParagraph"/>
      </w:pPr>
      <w:r>
        <w:t>Governing Law and Dispute Resolution</w:t>
      </w:r>
    </w:p>
    <w:p w14:paraId="421A56EA" w14:textId="4E591F25" w:rsidR="00C45A7E" w:rsidRPr="00804F66" w:rsidRDefault="00252E65" w:rsidP="000A0B8F">
      <w:pPr>
        <w:ind w:left="720"/>
        <w:jc w:val="thaiDistribute"/>
        <w:rPr>
          <w:rFonts w:ascii="Times New Roman" w:hAnsi="Times New Roman" w:cs="Times New Roman"/>
          <w:sz w:val="20"/>
          <w:szCs w:val="20"/>
        </w:rPr>
      </w:pPr>
      <w:r>
        <w:rPr>
          <w:rFonts w:ascii="Times New Roman" w:hAnsi="Times New Roman" w:cs="Times New Roman"/>
          <w:sz w:val="20"/>
          <w:szCs w:val="20"/>
        </w:rPr>
        <w:t>This MOU is governed by Thai law. Both Parties shall strive to settle any dispute or claims arising from the interpretation or performance of the terms of this MOU through friendly good faith consultations.</w:t>
      </w:r>
      <w:r>
        <w:rPr>
          <w:rFonts w:ascii="Times New Roman" w:hAnsi="Times New Roman" w:cstheme="minorBidi" w:hint="cs"/>
          <w:sz w:val="20"/>
          <w:szCs w:val="20"/>
          <w:cs/>
        </w:rPr>
        <w:t xml:space="preserve"> </w:t>
      </w:r>
      <w:r>
        <w:rPr>
          <w:rFonts w:ascii="Times New Roman" w:hAnsi="Times New Roman" w:cs="Times New Roman"/>
          <w:sz w:val="20"/>
          <w:szCs w:val="20"/>
        </w:rPr>
        <w:t>In case no settlement can be reached through consultations within twenty (20) days of the submission of such matter by one Party to the other, both Parties agree to, within thirty (30) days, submit the matter to the Thailand Arbitration Center (“THAC”) to be settled under its arbitration rules by three (3) arbitrators. Two of whom shall be chosen by each of the Parties and the third arbitrator shall be chosen by the two arbitrators. The arbitration proceedings shall be conducted in English and shall take place in Bangkok. The arbitral award shall be final and binding upon both Parties and shall be enforceable in accordance with its terms.</w:t>
      </w:r>
    </w:p>
    <w:p w14:paraId="52009452" w14:textId="5FA397DF" w:rsidR="00A9266B" w:rsidRPr="00804F66" w:rsidRDefault="004D50DD" w:rsidP="00F96646">
      <w:pPr>
        <w:pStyle w:val="ListParagraph"/>
      </w:pPr>
      <w:r>
        <w:t>Miscellaneous</w:t>
      </w:r>
    </w:p>
    <w:p w14:paraId="633F7A7D" w14:textId="2BF34045" w:rsidR="004D50DD" w:rsidRPr="004123AF" w:rsidRDefault="004D50DD" w:rsidP="00DE12BC">
      <w:pPr>
        <w:pStyle w:val="ListParagraph"/>
        <w:numPr>
          <w:ilvl w:val="1"/>
          <w:numId w:val="3"/>
        </w:numPr>
        <w:rPr>
          <w:b w:val="0"/>
          <w:bCs w:val="0"/>
        </w:rPr>
      </w:pPr>
      <w:r>
        <w:rPr>
          <w:b w:val="0"/>
          <w:bCs w:val="0"/>
        </w:rPr>
        <w:t>Neither this MOU nor any portion of its rights or obligations shall be assigned or otherwise transferred by either Party without the prior written consent of the other Party. This MOU shall be binding and inure to the benefit of the Parties and their respective successors and permitted assigns.</w:t>
      </w:r>
    </w:p>
    <w:p w14:paraId="1AB00508" w14:textId="2270EF49" w:rsidR="00321954" w:rsidRPr="004123AF" w:rsidRDefault="00321954" w:rsidP="00DE12BC">
      <w:pPr>
        <w:pStyle w:val="ListParagraph"/>
        <w:numPr>
          <w:ilvl w:val="1"/>
          <w:numId w:val="3"/>
        </w:numPr>
        <w:rPr>
          <w:b w:val="0"/>
          <w:bCs w:val="0"/>
        </w:rPr>
      </w:pPr>
      <w:r>
        <w:rPr>
          <w:b w:val="0"/>
          <w:bCs w:val="0"/>
        </w:rPr>
        <w:t>This MOU contains the entire MOU between the Parties with respect to the subject matter thereof and supersedes all prior written and oral MOU, contract or agreement.</w:t>
      </w:r>
    </w:p>
    <w:p w14:paraId="195969D4" w14:textId="2F46E0DC" w:rsidR="00F9652E" w:rsidRPr="004123AF" w:rsidRDefault="00F9652E" w:rsidP="00DE12BC">
      <w:pPr>
        <w:pStyle w:val="ListParagraph"/>
        <w:numPr>
          <w:ilvl w:val="1"/>
          <w:numId w:val="3"/>
        </w:numPr>
        <w:rPr>
          <w:b w:val="0"/>
          <w:bCs w:val="0"/>
        </w:rPr>
      </w:pPr>
      <w:r>
        <w:rPr>
          <w:b w:val="0"/>
          <w:bCs w:val="0"/>
        </w:rPr>
        <w:t>If any Section of this MOU is found to be illegal or unenforceable, the other Sections shall remain effective and enforceable to the greatest extent permitted by law.</w:t>
      </w:r>
    </w:p>
    <w:p w14:paraId="70580EB4" w14:textId="1F96EB11" w:rsidR="00476180" w:rsidRPr="004123AF" w:rsidRDefault="00476180" w:rsidP="00DE12BC">
      <w:pPr>
        <w:pStyle w:val="ListParagraph"/>
        <w:numPr>
          <w:ilvl w:val="1"/>
          <w:numId w:val="3"/>
        </w:numPr>
        <w:rPr>
          <w:b w:val="0"/>
          <w:bCs w:val="0"/>
        </w:rPr>
      </w:pPr>
      <w:r>
        <w:rPr>
          <w:b w:val="0"/>
          <w:bCs w:val="0"/>
        </w:rPr>
        <w:t>No Section of this MOU may be waived except by a writing executed by the Party against whom the waiver is to be effective. A Party’s failure to enforce any Section of this MOU shall</w:t>
      </w:r>
      <w:r>
        <w:t xml:space="preserve"> </w:t>
      </w:r>
      <w:r>
        <w:rPr>
          <w:b w:val="0"/>
          <w:bCs w:val="0"/>
        </w:rPr>
        <w:t>neither be</w:t>
      </w:r>
      <w:r>
        <w:t xml:space="preserve"> </w:t>
      </w:r>
      <w:r>
        <w:rPr>
          <w:b w:val="0"/>
          <w:bCs w:val="0"/>
        </w:rPr>
        <w:t>construed as a waiver of the provision nor prevent such Party from enforcing any other provision of this MOU.</w:t>
      </w:r>
    </w:p>
    <w:p w14:paraId="6ABFC49E" w14:textId="232F08BE" w:rsidR="001E5505" w:rsidRPr="004123AF" w:rsidRDefault="00473A9C" w:rsidP="00DE12BC">
      <w:pPr>
        <w:pStyle w:val="ListParagraph"/>
        <w:numPr>
          <w:ilvl w:val="1"/>
          <w:numId w:val="3"/>
        </w:numPr>
        <w:rPr>
          <w:b w:val="0"/>
          <w:bCs w:val="0"/>
        </w:rPr>
      </w:pPr>
      <w:r>
        <w:rPr>
          <w:b w:val="0"/>
          <w:bCs w:val="0"/>
        </w:rPr>
        <w:t>No Section of this MOU may be amended or otherwise modified except by a writing signed by the Parties to this MOU.</w:t>
      </w:r>
    </w:p>
    <w:p w14:paraId="0D736CF8" w14:textId="7EAE745D" w:rsidR="000476B2" w:rsidRPr="004123AF" w:rsidRDefault="000476B2" w:rsidP="00DE12BC">
      <w:pPr>
        <w:pStyle w:val="ListParagraph"/>
        <w:numPr>
          <w:ilvl w:val="1"/>
          <w:numId w:val="3"/>
        </w:numPr>
        <w:rPr>
          <w:b w:val="0"/>
          <w:bCs w:val="0"/>
        </w:rPr>
      </w:pPr>
      <w:r>
        <w:rPr>
          <w:b w:val="0"/>
          <w:bCs w:val="0"/>
        </w:rPr>
        <w:t>This MOU may be executed in counterparts, each of which is deemed an original, but all of which together constitute one and the same MOU. In the event that any signature is delivered by an electronic signature process, such signature shall create a valid and binding obligation of the Party executing with the same force and effect as if such signature were a manually signed original thereof.</w:t>
      </w:r>
    </w:p>
    <w:p w14:paraId="4EF8F3F0" w14:textId="77777777" w:rsidR="00A92D33" w:rsidRPr="00804F66" w:rsidRDefault="00A92D33" w:rsidP="00804F66">
      <w:pPr>
        <w:ind w:left="720"/>
        <w:jc w:val="thaiDistribute"/>
        <w:rPr>
          <w:rFonts w:ascii="Times New Roman" w:hAnsi="Times New Roman" w:cs="Times New Roman"/>
          <w:sz w:val="20"/>
          <w:szCs w:val="20"/>
        </w:rPr>
      </w:pPr>
    </w:p>
    <w:p w14:paraId="20444A52" w14:textId="6AEE31CA" w:rsidR="009D5B6C" w:rsidRPr="00804F66" w:rsidRDefault="009D5B6C" w:rsidP="00DE12BC">
      <w:pPr>
        <w:jc w:val="thaiDistribute"/>
        <w:rPr>
          <w:rFonts w:ascii="Times New Roman" w:hAnsi="Times New Roman" w:cs="Times New Roman"/>
          <w:sz w:val="20"/>
          <w:szCs w:val="20"/>
        </w:rPr>
      </w:pPr>
      <w:r>
        <w:rPr>
          <w:rFonts w:ascii="Times New Roman" w:hAnsi="Times New Roman" w:cs="Times New Roman"/>
          <w:b/>
          <w:bCs/>
          <w:sz w:val="20"/>
          <w:szCs w:val="20"/>
        </w:rPr>
        <w:t>IN WITNESS WHEREOF</w:t>
      </w:r>
      <w:r>
        <w:rPr>
          <w:rFonts w:ascii="Times New Roman" w:hAnsi="Times New Roman" w:cs="Times New Roman"/>
          <w:sz w:val="20"/>
          <w:szCs w:val="20"/>
        </w:rPr>
        <w:t>, the Parties by their duly authorized representatives have executed this MOU as of the Effective Date.</w:t>
      </w:r>
    </w:p>
    <w:p w14:paraId="75FCB2F3" w14:textId="77777777" w:rsidR="009D5B6C" w:rsidRPr="00804F66" w:rsidRDefault="009D5B6C" w:rsidP="00804F66">
      <w:pPr>
        <w:ind w:left="720"/>
        <w:jc w:val="thaiDistribute"/>
        <w:rPr>
          <w:rFonts w:ascii="Times New Roman" w:hAnsi="Times New Roman" w:cs="Times New Roman"/>
          <w:sz w:val="20"/>
          <w:szCs w:val="20"/>
        </w:rPr>
      </w:pPr>
    </w:p>
    <w:tbl>
      <w:tblPr>
        <w:tblW w:w="9558" w:type="dxa"/>
        <w:tblCellMar>
          <w:left w:w="0" w:type="dxa"/>
          <w:right w:w="0" w:type="dxa"/>
        </w:tblCellMar>
        <w:tblLook w:val="04A0" w:firstRow="1" w:lastRow="0" w:firstColumn="1" w:lastColumn="0" w:noHBand="0" w:noVBand="1"/>
      </w:tblPr>
      <w:tblGrid>
        <w:gridCol w:w="4779"/>
        <w:gridCol w:w="4779"/>
      </w:tblGrid>
      <w:tr w:rsidR="009A27F8" w:rsidRPr="009A27F8" w14:paraId="7FF3AD4A" w14:textId="77777777" w:rsidTr="00C76419">
        <w:trPr>
          <w:trHeight w:val="291"/>
        </w:trPr>
        <w:tc>
          <w:tcPr>
            <w:tcW w:w="4779" w:type="dxa"/>
            <w:hideMark/>
          </w:tcPr>
          <w:p w14:paraId="40FB8CD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noProof/>
                <w:sz w:val="20"/>
                <w:szCs w:val="20"/>
                <w:lang w:eastAsia="zh-TW"/>
              </w:rPr>
              <w:drawing>
                <wp:inline distT="0" distB="0" distL="0" distR="0" wp14:anchorId="424BF0D6" wp14:editId="7727377C">
                  <wp:extent cx="971550" cy="420031"/>
                  <wp:effectExtent l="0" t="0" r="0" b="0"/>
                  <wp:docPr id="1943968945" name="Picture 6" descr="A blue logo with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68945" name="Picture 6" descr="A blue logo with a black background  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76064" cy="421982"/>
                          </a:xfrm>
                          <a:prstGeom prst="rect">
                            <a:avLst/>
                          </a:prstGeom>
                          <a:noFill/>
                          <a:ln>
                            <a:noFill/>
                          </a:ln>
                        </pic:spPr>
                      </pic:pic>
                    </a:graphicData>
                  </a:graphic>
                </wp:inline>
              </w:drawing>
            </w:r>
            <w:r>
              <w:rPr>
                <w:rFonts w:ascii="Times New Roman" w:eastAsia="Times New Roman" w:hAnsi="Times New Roman" w:cs="Times New Roman"/>
                <w:sz w:val="20"/>
                <w:szCs w:val="20"/>
                <w:lang w:eastAsia="zh-TW"/>
              </w:rPr>
              <w:t> </w:t>
            </w:r>
            <w:r>
              <w:rPr>
                <w:rFonts w:ascii="Times New Roman" w:eastAsia="Times New Roman" w:hAnsi="Times New Roman" w:cs="Times New Roman"/>
                <w:sz w:val="20"/>
                <w:szCs w:val="20"/>
                <w:lang w:eastAsia="zh-TW"/>
              </w:rPr>
              <w:br/>
            </w:r>
            <w:r>
              <w:rPr>
                <w:rFonts w:ascii="Times New Roman" w:eastAsia="Times New Roman" w:hAnsi="Times New Roman" w:cs="Times New Roman"/>
                <w:b/>
                <w:bCs/>
                <w:sz w:val="20"/>
                <w:szCs w:val="20"/>
                <w:lang w:eastAsia="zh-TW"/>
              </w:rPr>
              <w:t>Silicon Craft Technology Public Company Limited</w:t>
            </w:r>
            <w:r>
              <w:rPr>
                <w:rFonts w:ascii="Times New Roman" w:eastAsia="Times New Roman" w:hAnsi="Times New Roman" w:cs="Times New Roman"/>
                <w:sz w:val="20"/>
                <w:szCs w:val="20"/>
                <w:lang w:eastAsia="zh-TW"/>
              </w:rPr>
              <w:t> </w:t>
            </w:r>
          </w:p>
          <w:p w14:paraId="0D57E12A"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F65CACA"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7F21B2F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Signature: _____________________ </w:t>
            </w:r>
          </w:p>
          <w:p w14:paraId="4ADBE395"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0B69EF9" w14:textId="47F46926"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xml:space="preserve">Authorized Name: </w:t>
            </w:r>
            <w:r>
              <w:rPr>
                <w:rFonts w:ascii="Times New Roman" w:eastAsia="Times New Roman" w:hAnsi="Times New Roman" w:cs="Times New Roman"/>
                <w:sz w:val="20"/>
                <w:szCs w:val="20"/>
                <w:u w:val="single"/>
                <w:lang w:eastAsia="zh-TW"/>
              </w:rPr>
              <w:t>Bodin Kasemset</w:t>
            </w:r>
          </w:p>
          <w:p w14:paraId="28FD9A1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240E147E" w14:textId="2D6CD41B"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xml:space="preserve">Title: </w:t>
            </w:r>
            <w:r>
              <w:rPr>
                <w:rFonts w:ascii="Times New Roman" w:eastAsia="Times New Roman" w:hAnsi="Times New Roman" w:cs="Times New Roman"/>
                <w:sz w:val="20"/>
                <w:szCs w:val="20"/>
                <w:u w:val="single"/>
                <w:lang w:eastAsia="zh-TW"/>
              </w:rPr>
              <w:t>Chief Executive Officer</w:t>
            </w:r>
          </w:p>
          <w:p w14:paraId="4B34E3F7"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471A4B6E"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Signed Date: __________________ </w:t>
            </w:r>
          </w:p>
          <w:p w14:paraId="56CC867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tc>
        <w:tc>
          <w:tcPr>
            <w:tcW w:w="4779" w:type="dxa"/>
            <w:hideMark/>
          </w:tcPr>
          <w:p w14:paraId="7F5046D8" w14:textId="1319BCAD" w:rsidR="009A27F8" w:rsidRPr="009A27F8" w:rsidRDefault="009A27F8" w:rsidP="00804F66">
            <w:pPr>
              <w:spacing w:after="0"/>
              <w:jc w:val="thaiDistribute"/>
              <w:textAlignment w:val="baseline"/>
              <w:rPr>
                <w:rFonts w:ascii="Times New Roman" w:eastAsia="Times New Roman" w:hAnsi="Times New Roman" w:cs="Times New Roman"/>
                <w:noProof/>
                <w:sz w:val="20"/>
                <w:szCs w:val="20"/>
                <w:lang w:eastAsia="zh-TW"/>
              </w:rPr>
            </w:pPr>
          </w:p>
          <w:p w14:paraId="27737507" w14:textId="5963EC2D"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10540BEA" w14:textId="77777777" w:rsidR="00510B8F" w:rsidRPr="00804F66" w:rsidRDefault="00510B8F" w:rsidP="00804F66">
            <w:pPr>
              <w:spacing w:after="0"/>
              <w:jc w:val="thaiDistribute"/>
              <w:textAlignment w:val="baseline"/>
              <w:rPr>
                <w:rFonts w:ascii="Times New Roman" w:eastAsia="Times New Roman" w:hAnsi="Times New Roman" w:cs="Times New Roman"/>
                <w:b/>
                <w:bCs/>
                <w:sz w:val="20"/>
                <w:szCs w:val="20"/>
                <w:lang w:eastAsia="zh-TW"/>
              </w:rPr>
            </w:pPr>
          </w:p>
          <w:p w14:paraId="135D5554" w14:textId="79E9905C" w:rsidR="009A27F8" w:rsidRPr="009A27F8" w:rsidRDefault="00510B8F"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b/>
                <w:bCs/>
                <w:sz w:val="20"/>
                <w:szCs w:val="20"/>
                <w:lang w:eastAsia="zh-TW"/>
              </w:rPr>
              <w:t>Midoriya Electric Co., Ltd.</w:t>
            </w:r>
          </w:p>
          <w:p w14:paraId="7E9F2B70"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3B52632C"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62B34FA5"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Signature: _____________________ </w:t>
            </w:r>
          </w:p>
          <w:p w14:paraId="140363C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6117A647" w14:textId="4311D019"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Authorized Name: ______________ </w:t>
            </w:r>
          </w:p>
          <w:p w14:paraId="6352DB97"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CBF1BF9" w14:textId="0672B72B"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Title: ___________ </w:t>
            </w:r>
          </w:p>
          <w:p w14:paraId="4AA123C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22E6811B"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Signed Date: __________________ </w:t>
            </w:r>
          </w:p>
        </w:tc>
      </w:tr>
    </w:tbl>
    <w:p w14:paraId="4EE62F5E" w14:textId="77777777" w:rsidR="009D5B6C" w:rsidRDefault="009D5B6C" w:rsidP="00804F66">
      <w:pPr>
        <w:ind w:left="720"/>
        <w:jc w:val="thaiDistribute"/>
        <w:rPr>
          <w:rFonts w:ascii="Times New Roman" w:hAnsi="Times New Roman" w:cs="Times New Roman"/>
          <w:sz w:val="20"/>
          <w:szCs w:val="20"/>
        </w:rPr>
      </w:pPr>
    </w:p>
    <w:p w14:paraId="034A7857" w14:textId="5C06B801" w:rsidR="009D76C4" w:rsidRDefault="009D76C4" w:rsidP="00804F66">
      <w:pPr>
        <w:ind w:left="720"/>
        <w:jc w:val="thaiDistribute"/>
        <w:rPr>
          <w:rFonts w:ascii="Times New Roman" w:hAnsi="Times New Roman" w:cs="Times New Roman"/>
          <w:sz w:val="20"/>
          <w:szCs w:val="20"/>
        </w:rPr>
      </w:pPr>
      <w:r>
        <w:rPr>
          <w:rFonts w:ascii="Times New Roman" w:hAnsi="Times New Roman" w:cs="Times New Roman"/>
          <w:sz w:val="20"/>
          <w:szCs w:val="20"/>
        </w:rPr>
        <w:br w:type="page"/>
      </w:r>
    </w:p>
    <w:p w14:paraId="0B82B38A" w14:textId="77777777" w:rsidR="00DB3A9C" w:rsidRDefault="00DB3A9C" w:rsidP="009D76C4">
      <w:pPr>
        <w:ind w:left="720"/>
        <w:jc w:val="center"/>
        <w:rPr>
          <w:rFonts w:ascii="Times New Roman" w:hAnsi="Times New Roman" w:cs="Times New Roman"/>
          <w:b/>
          <w:bCs/>
          <w:u w:val="single"/>
        </w:rPr>
      </w:pPr>
    </w:p>
    <w:p w14:paraId="08CDE22C" w14:textId="2AE0C217" w:rsidR="009D76C4" w:rsidRDefault="009D76C4" w:rsidP="009D76C4">
      <w:pPr>
        <w:ind w:left="720"/>
        <w:jc w:val="center"/>
        <w:rPr>
          <w:rFonts w:ascii="Times New Roman" w:hAnsi="Times New Roman" w:cs="Times New Roman"/>
          <w:sz w:val="20"/>
          <w:szCs w:val="20"/>
        </w:rPr>
      </w:pPr>
      <w:r>
        <w:rPr>
          <w:rFonts w:ascii="Times New Roman" w:hAnsi="Times New Roman" w:cs="Times New Roman"/>
          <w:b/>
          <w:bCs/>
          <w:u w:val="single"/>
        </w:rPr>
        <w:t>Annex I Products</w:t>
      </w:r>
    </w:p>
    <w:p w14:paraId="31563976" w14:textId="77777777" w:rsidR="002E4FE3" w:rsidRDefault="00C76419">
      <w:pPr>
        <w:pStyle w:val="ListParagraph"/>
        <w:numPr>
          <w:ilvl w:val="0"/>
          <w:numId w:val="0"/>
        </w:numPr>
        <w:ind w:left="1080"/>
      </w:pPr>
      <w:r>
        <w:t>The following SIC product families are authorized for marketing by Midoriya under this MOU. All products listed below fall within SIC’s industrial and automotive product portfolio (Phase 1).</w:t>
      </w:r>
    </w:p>
    <w:p w14:paraId="348D2875" w14:textId="77777777" w:rsidR="008B5D60" w:rsidRDefault="008B5D60">
      <w:pPr>
        <w:pStyle w:val="ListParagraph"/>
        <w:numPr>
          <w:ilvl w:val="0"/>
          <w:numId w:val="0"/>
        </w:numPr>
        <w:ind w:left="1080"/>
      </w:pPr>
    </w:p>
    <w:tbl>
      <w:tblPr>
        <w:tblStyle w:val="PlainTable3"/>
        <w:tblW w:w="9567" w:type="dxa"/>
        <w:tblLook w:val="04A0" w:firstRow="1" w:lastRow="0" w:firstColumn="1" w:lastColumn="0" w:noHBand="0" w:noVBand="1"/>
      </w:tblPr>
      <w:tblGrid>
        <w:gridCol w:w="2430"/>
        <w:gridCol w:w="1260"/>
        <w:gridCol w:w="1890"/>
        <w:gridCol w:w="3987"/>
      </w:tblGrid>
      <w:tr w:rsidR="0047572D" w14:paraId="097E3200" w14:textId="77777777" w:rsidTr="004B613A">
        <w:trPr>
          <w:cnfStyle w:val="100000000000" w:firstRow="1" w:lastRow="0" w:firstColumn="0" w:lastColumn="0" w:oddVBand="0" w:evenVBand="0" w:oddHBand="0" w:evenHBand="0" w:firstRowFirstColumn="0" w:firstRowLastColumn="0" w:lastRowFirstColumn="0" w:lastRowLastColumn="0"/>
          <w:trHeight w:val="476"/>
        </w:trPr>
        <w:tc>
          <w:tcPr>
            <w:cnfStyle w:val="001000000100" w:firstRow="0" w:lastRow="0" w:firstColumn="1" w:lastColumn="0" w:oddVBand="0" w:evenVBand="0" w:oddHBand="0" w:evenHBand="0" w:firstRowFirstColumn="1" w:firstRowLastColumn="0" w:lastRowFirstColumn="0" w:lastRowLastColumn="0"/>
            <w:tcW w:w="2430" w:type="dxa"/>
          </w:tcPr>
          <w:p w14:paraId="53E729B3" w14:textId="77777777" w:rsidR="0047572D" w:rsidRPr="008B5D60" w:rsidRDefault="0047572D">
            <w:r w:rsidRPr="008B5D60">
              <w:rPr>
                <w:sz w:val="20"/>
              </w:rPr>
              <w:t>Product Family</w:t>
            </w:r>
          </w:p>
        </w:tc>
        <w:tc>
          <w:tcPr>
            <w:tcW w:w="1260" w:type="dxa"/>
          </w:tcPr>
          <w:p w14:paraId="2E839159" w14:textId="1F3C10EA" w:rsidR="0047572D" w:rsidRPr="004B613A" w:rsidRDefault="00C13B4C">
            <w:pPr>
              <w:cnfStyle w:val="100000000000" w:firstRow="1" w:lastRow="0" w:firstColumn="0" w:lastColumn="0" w:oddVBand="0" w:evenVBand="0" w:oddHBand="0" w:evenHBand="0" w:firstRowFirstColumn="0" w:firstRowLastColumn="0" w:lastRowFirstColumn="0" w:lastRowLastColumn="0"/>
              <w:rPr>
                <w:bCs w:val="0"/>
                <w:sz w:val="20"/>
              </w:rPr>
            </w:pPr>
            <w:r w:rsidRPr="004B613A">
              <w:rPr>
                <w:bCs w:val="0"/>
                <w:sz w:val="20"/>
              </w:rPr>
              <w:t>PRODUCT NAME</w:t>
            </w:r>
          </w:p>
        </w:tc>
        <w:tc>
          <w:tcPr>
            <w:tcW w:w="1890" w:type="dxa"/>
          </w:tcPr>
          <w:p w14:paraId="66379CF4" w14:textId="55837099" w:rsidR="0047572D" w:rsidRDefault="0047572D">
            <w:pPr>
              <w:cnfStyle w:val="100000000000" w:firstRow="1" w:lastRow="0" w:firstColumn="0" w:lastColumn="0" w:oddVBand="0" w:evenVBand="0" w:oddHBand="0" w:evenHBand="0" w:firstRowFirstColumn="0" w:firstRowLastColumn="0" w:lastRowFirstColumn="0" w:lastRowLastColumn="0"/>
            </w:pPr>
            <w:r>
              <w:rPr>
                <w:sz w:val="20"/>
              </w:rPr>
              <w:t>Application Category</w:t>
            </w:r>
          </w:p>
        </w:tc>
        <w:tc>
          <w:tcPr>
            <w:tcW w:w="3987" w:type="dxa"/>
          </w:tcPr>
          <w:p w14:paraId="7E8D302D" w14:textId="77777777" w:rsidR="0047572D" w:rsidRDefault="0047572D">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7572D" w14:paraId="29660DFD" w14:textId="77777777" w:rsidTr="004B613A">
        <w:trPr>
          <w:cnfStyle w:val="000000100000" w:firstRow="0" w:lastRow="0" w:firstColumn="0" w:lastColumn="0" w:oddVBand="0" w:evenVBand="0" w:oddHBand="1" w:evenHBand="0" w:firstRowFirstColumn="0" w:firstRowLastColumn="0" w:lastRowFirstColumn="0" w:lastRowLastColumn="0"/>
          <w:trHeight w:val="916"/>
        </w:trPr>
        <w:tc>
          <w:tcPr>
            <w:cnfStyle w:val="001000000000" w:firstRow="0" w:lastRow="0" w:firstColumn="1" w:lastColumn="0" w:oddVBand="0" w:evenVBand="0" w:oddHBand="0" w:evenHBand="0" w:firstRowFirstColumn="0" w:firstRowLastColumn="0" w:lastRowFirstColumn="0" w:lastRowLastColumn="0"/>
            <w:tcW w:w="2430" w:type="dxa"/>
          </w:tcPr>
          <w:p w14:paraId="4950E305" w14:textId="77777777" w:rsidR="0047572D" w:rsidRDefault="0047572D">
            <w:r>
              <w:rPr>
                <w:sz w:val="20"/>
              </w:rPr>
              <w:t>LF RFID Transponder IC — HDX (134.2 kHz)</w:t>
            </w:r>
          </w:p>
        </w:tc>
        <w:tc>
          <w:tcPr>
            <w:tcW w:w="1260" w:type="dxa"/>
          </w:tcPr>
          <w:p w14:paraId="352458E3" w14:textId="77777777" w:rsidR="0047572D" w:rsidRDefault="00C13B4C">
            <w:pPr>
              <w:cnfStyle w:val="000000100000" w:firstRow="0" w:lastRow="0" w:firstColumn="0" w:lastColumn="0" w:oddVBand="0" w:evenVBand="0" w:oddHBand="1" w:evenHBand="0" w:firstRowFirstColumn="0" w:firstRowLastColumn="0" w:lastRowFirstColumn="0" w:lastRowLastColumn="0"/>
              <w:rPr>
                <w:sz w:val="20"/>
              </w:rPr>
            </w:pPr>
            <w:r>
              <w:rPr>
                <w:sz w:val="20"/>
              </w:rPr>
              <w:t>SIC73F1</w:t>
            </w:r>
          </w:p>
          <w:p w14:paraId="247FF095" w14:textId="77777777" w:rsidR="00C13B4C" w:rsidRDefault="00C13B4C">
            <w:pPr>
              <w:cnfStyle w:val="000000100000" w:firstRow="0" w:lastRow="0" w:firstColumn="0" w:lastColumn="0" w:oddVBand="0" w:evenVBand="0" w:oddHBand="1" w:evenHBand="0" w:firstRowFirstColumn="0" w:firstRowLastColumn="0" w:lastRowFirstColumn="0" w:lastRowLastColumn="0"/>
              <w:rPr>
                <w:sz w:val="20"/>
              </w:rPr>
            </w:pPr>
            <w:r>
              <w:rPr>
                <w:sz w:val="20"/>
              </w:rPr>
              <w:t>SIC73WR</w:t>
            </w:r>
          </w:p>
          <w:p w14:paraId="42782F55" w14:textId="77777777" w:rsidR="00855D79" w:rsidRDefault="00855D79">
            <w:pPr>
              <w:cnfStyle w:val="000000100000" w:firstRow="0" w:lastRow="0" w:firstColumn="0" w:lastColumn="0" w:oddVBand="0" w:evenVBand="0" w:oddHBand="1" w:evenHBand="0" w:firstRowFirstColumn="0" w:firstRowLastColumn="0" w:lastRowFirstColumn="0" w:lastRowLastColumn="0"/>
              <w:rPr>
                <w:sz w:val="20"/>
              </w:rPr>
            </w:pPr>
            <w:r>
              <w:rPr>
                <w:sz w:val="20"/>
              </w:rPr>
              <w:t>SIC614D</w:t>
            </w:r>
          </w:p>
          <w:p w14:paraId="3798578B" w14:textId="0725CCFC" w:rsidR="00855D79" w:rsidRDefault="00855D79">
            <w:pPr>
              <w:cnfStyle w:val="000000100000" w:firstRow="0" w:lastRow="0" w:firstColumn="0" w:lastColumn="0" w:oddVBand="0" w:evenVBand="0" w:oddHBand="1" w:evenHBand="0" w:firstRowFirstColumn="0" w:firstRowLastColumn="0" w:lastRowFirstColumn="0" w:lastRowLastColumn="0"/>
              <w:rPr>
                <w:sz w:val="20"/>
              </w:rPr>
            </w:pPr>
            <w:r>
              <w:rPr>
                <w:sz w:val="20"/>
              </w:rPr>
              <w:t>SIC618A</w:t>
            </w:r>
          </w:p>
        </w:tc>
        <w:tc>
          <w:tcPr>
            <w:tcW w:w="1890" w:type="dxa"/>
          </w:tcPr>
          <w:p w14:paraId="3F22196C" w14:textId="673356DD" w:rsidR="0047572D" w:rsidRDefault="0047572D">
            <w:pPr>
              <w:cnfStyle w:val="000000100000" w:firstRow="0" w:lastRow="0" w:firstColumn="0" w:lastColumn="0" w:oddVBand="0" w:evenVBand="0" w:oddHBand="1" w:evenHBand="0" w:firstRowFirstColumn="0" w:firstRowLastColumn="0" w:lastRowFirstColumn="0" w:lastRowLastColumn="0"/>
            </w:pPr>
            <w:r>
              <w:rPr>
                <w:sz w:val="20"/>
              </w:rPr>
              <w:t>Industrial RFID</w:t>
            </w:r>
          </w:p>
        </w:tc>
        <w:tc>
          <w:tcPr>
            <w:tcW w:w="3987" w:type="dxa"/>
          </w:tcPr>
          <w:p w14:paraId="1A361F93" w14:textId="77777777" w:rsidR="0047572D" w:rsidRDefault="0047572D">
            <w:pPr>
              <w:cnfStyle w:val="000000100000" w:firstRow="0" w:lastRow="0" w:firstColumn="0" w:lastColumn="0" w:oddVBand="0" w:evenVBand="0" w:oddHBand="1" w:evenHBand="0" w:firstRowFirstColumn="0" w:firstRowLastColumn="0" w:lastRowFirstColumn="0" w:lastRowLastColumn="0"/>
            </w:pPr>
            <w:r>
              <w:rPr>
                <w:sz w:val="20"/>
              </w:rPr>
              <w:t>HDX read/write and read-only transponder ICs for industrial identification, factory automation, asset tracking, access control, and waste management</w:t>
            </w:r>
          </w:p>
        </w:tc>
      </w:tr>
      <w:tr w:rsidR="0047572D" w14:paraId="4B72FAB9" w14:textId="77777777" w:rsidTr="004B613A">
        <w:trPr>
          <w:trHeight w:val="952"/>
        </w:trPr>
        <w:tc>
          <w:tcPr>
            <w:cnfStyle w:val="001000000000" w:firstRow="0" w:lastRow="0" w:firstColumn="1" w:lastColumn="0" w:oddVBand="0" w:evenVBand="0" w:oddHBand="0" w:evenHBand="0" w:firstRowFirstColumn="0" w:firstRowLastColumn="0" w:lastRowFirstColumn="0" w:lastRowLastColumn="0"/>
            <w:tcW w:w="2430" w:type="dxa"/>
          </w:tcPr>
          <w:p w14:paraId="4B33769B" w14:textId="77777777" w:rsidR="0047572D" w:rsidRDefault="0047572D">
            <w:r>
              <w:rPr>
                <w:sz w:val="20"/>
              </w:rPr>
              <w:t>LF RFID Transponder IC — FDX (125–134.2 kHz)</w:t>
            </w:r>
          </w:p>
        </w:tc>
        <w:tc>
          <w:tcPr>
            <w:tcW w:w="1260" w:type="dxa"/>
          </w:tcPr>
          <w:p w14:paraId="2196958C" w14:textId="390F0FCD" w:rsidR="0047572D" w:rsidRDefault="00855D79">
            <w:pPr>
              <w:cnfStyle w:val="000000000000" w:firstRow="0" w:lastRow="0" w:firstColumn="0" w:lastColumn="0" w:oddVBand="0" w:evenVBand="0" w:oddHBand="0" w:evenHBand="0" w:firstRowFirstColumn="0" w:firstRowLastColumn="0" w:lastRowFirstColumn="0" w:lastRowLastColumn="0"/>
              <w:rPr>
                <w:sz w:val="20"/>
              </w:rPr>
            </w:pPr>
            <w:r>
              <w:rPr>
                <w:sz w:val="20"/>
              </w:rPr>
              <w:t>SIC278</w:t>
            </w:r>
          </w:p>
        </w:tc>
        <w:tc>
          <w:tcPr>
            <w:tcW w:w="1890" w:type="dxa"/>
          </w:tcPr>
          <w:p w14:paraId="1059EE08" w14:textId="31C304A9" w:rsidR="0047572D" w:rsidRDefault="0047572D">
            <w:pPr>
              <w:cnfStyle w:val="000000000000" w:firstRow="0" w:lastRow="0" w:firstColumn="0" w:lastColumn="0" w:oddVBand="0" w:evenVBand="0" w:oddHBand="0" w:evenHBand="0" w:firstRowFirstColumn="0" w:firstRowLastColumn="0" w:lastRowFirstColumn="0" w:lastRowLastColumn="0"/>
            </w:pPr>
            <w:r>
              <w:rPr>
                <w:sz w:val="20"/>
              </w:rPr>
              <w:t>Industrial RFID</w:t>
            </w:r>
          </w:p>
        </w:tc>
        <w:tc>
          <w:tcPr>
            <w:tcW w:w="3987" w:type="dxa"/>
          </w:tcPr>
          <w:p w14:paraId="650D5496" w14:textId="25916C8D" w:rsidR="0047572D" w:rsidRDefault="0047572D">
            <w:pPr>
              <w:cnfStyle w:val="000000000000" w:firstRow="0" w:lastRow="0" w:firstColumn="0" w:lastColumn="0" w:oddVBand="0" w:evenVBand="0" w:oddHBand="0" w:evenHBand="0" w:firstRowFirstColumn="0" w:firstRowLastColumn="0" w:lastRowFirstColumn="0" w:lastRowLastColumn="0"/>
            </w:pPr>
            <w:r>
              <w:rPr>
                <w:sz w:val="20"/>
              </w:rPr>
              <w:t xml:space="preserve">FDX-B transponder IC with read/write memory for industrial RFID applications; </w:t>
            </w:r>
            <w:r>
              <w:rPr>
                <w:sz w:val="20"/>
              </w:rPr>
              <w:t>command compatible with NXP Hitag-S.</w:t>
            </w:r>
          </w:p>
        </w:tc>
      </w:tr>
      <w:tr w:rsidR="0047572D" w14:paraId="7DA34575" w14:textId="77777777" w:rsidTr="004B613A">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2430" w:type="dxa"/>
          </w:tcPr>
          <w:p w14:paraId="15096B31" w14:textId="77777777" w:rsidR="0047572D" w:rsidRDefault="0047572D">
            <w:r>
              <w:rPr>
                <w:sz w:val="20"/>
              </w:rPr>
              <w:t>LF Automotive Transponder IC (125–134.2 kHz)</w:t>
            </w:r>
          </w:p>
        </w:tc>
        <w:tc>
          <w:tcPr>
            <w:tcW w:w="1260" w:type="dxa"/>
          </w:tcPr>
          <w:p w14:paraId="08BCC81A" w14:textId="77777777" w:rsidR="0047572D" w:rsidRDefault="00855D79">
            <w:pPr>
              <w:cnfStyle w:val="000000100000" w:firstRow="0" w:lastRow="0" w:firstColumn="0" w:lastColumn="0" w:oddVBand="0" w:evenVBand="0" w:oddHBand="1" w:evenHBand="0" w:firstRowFirstColumn="0" w:firstRowLastColumn="0" w:lastRowFirstColumn="0" w:lastRowLastColumn="0"/>
              <w:rPr>
                <w:sz w:val="20"/>
              </w:rPr>
            </w:pPr>
            <w:r>
              <w:rPr>
                <w:sz w:val="20"/>
              </w:rPr>
              <w:t>SIC6146</w:t>
            </w:r>
          </w:p>
          <w:p w14:paraId="02A9D71F" w14:textId="770C7EB0" w:rsidR="00855D79" w:rsidRDefault="00855D79">
            <w:pPr>
              <w:cnfStyle w:val="000000100000" w:firstRow="0" w:lastRow="0" w:firstColumn="0" w:lastColumn="0" w:oddVBand="0" w:evenVBand="0" w:oddHBand="1" w:evenHBand="0" w:firstRowFirstColumn="0" w:firstRowLastColumn="0" w:lastRowFirstColumn="0" w:lastRowLastColumn="0"/>
              <w:rPr>
                <w:sz w:val="20"/>
              </w:rPr>
            </w:pPr>
            <w:r>
              <w:rPr>
                <w:sz w:val="20"/>
              </w:rPr>
              <w:t>SIC6146E</w:t>
            </w:r>
          </w:p>
        </w:tc>
        <w:tc>
          <w:tcPr>
            <w:tcW w:w="1890" w:type="dxa"/>
          </w:tcPr>
          <w:p w14:paraId="2562046E" w14:textId="5E086224" w:rsidR="0047572D" w:rsidRDefault="0047572D">
            <w:pPr>
              <w:cnfStyle w:val="000000100000" w:firstRow="0" w:lastRow="0" w:firstColumn="0" w:lastColumn="0" w:oddVBand="0" w:evenVBand="0" w:oddHBand="1" w:evenHBand="0" w:firstRowFirstColumn="0" w:firstRowLastColumn="0" w:lastRowFirstColumn="0" w:lastRowLastColumn="0"/>
            </w:pPr>
            <w:r>
              <w:rPr>
                <w:sz w:val="20"/>
              </w:rPr>
              <w:t>Automotive Security</w:t>
            </w:r>
          </w:p>
        </w:tc>
        <w:tc>
          <w:tcPr>
            <w:tcW w:w="3987" w:type="dxa"/>
          </w:tcPr>
          <w:p w14:paraId="3C50AA55" w14:textId="77777777" w:rsidR="0047572D" w:rsidRDefault="0047572D">
            <w:pPr>
              <w:cnfStyle w:val="000000100000" w:firstRow="0" w:lastRow="0" w:firstColumn="0" w:lastColumn="0" w:oddVBand="0" w:evenVBand="0" w:oddHBand="1" w:evenHBand="0" w:firstRowFirstColumn="0" w:firstRowLastColumn="0" w:lastRowFirstColumn="0" w:lastRowLastColumn="0"/>
            </w:pPr>
            <w:r>
              <w:rPr>
                <w:sz w:val="20"/>
              </w:rPr>
              <w:t>Immobilizer transponder ICs compatible with industry-standard automotive security protocols; includes replacements for discontinued NXP Hitag 2 and Hitag 2 Extended product lines</w:t>
            </w:r>
          </w:p>
        </w:tc>
      </w:tr>
      <w:tr w:rsidR="0047572D" w14:paraId="6532D8D8" w14:textId="77777777" w:rsidTr="004B613A">
        <w:trPr>
          <w:trHeight w:val="476"/>
        </w:trPr>
        <w:tc>
          <w:tcPr>
            <w:cnfStyle w:val="001000000000" w:firstRow="0" w:lastRow="0" w:firstColumn="1" w:lastColumn="0" w:oddVBand="0" w:evenVBand="0" w:oddHBand="0" w:evenHBand="0" w:firstRowFirstColumn="0" w:firstRowLastColumn="0" w:lastRowFirstColumn="0" w:lastRowLastColumn="0"/>
            <w:tcW w:w="2430" w:type="dxa"/>
          </w:tcPr>
          <w:p w14:paraId="7BAC9DC0" w14:textId="77777777" w:rsidR="0047572D" w:rsidRDefault="0047572D">
            <w:r>
              <w:rPr>
                <w:sz w:val="20"/>
              </w:rPr>
              <w:t>HF/NFC Tag IC — Type 5 (13.56 MHz)</w:t>
            </w:r>
          </w:p>
        </w:tc>
        <w:tc>
          <w:tcPr>
            <w:tcW w:w="1260" w:type="dxa"/>
          </w:tcPr>
          <w:p w14:paraId="22833AFF" w14:textId="6ADD4A4F" w:rsidR="0047572D" w:rsidRDefault="002107DB">
            <w:pPr>
              <w:cnfStyle w:val="000000000000" w:firstRow="0" w:lastRow="0" w:firstColumn="0" w:lastColumn="0" w:oddVBand="0" w:evenVBand="0" w:oddHBand="0" w:evenHBand="0" w:firstRowFirstColumn="0" w:firstRowLastColumn="0" w:lastRowFirstColumn="0" w:lastRowLastColumn="0"/>
              <w:rPr>
                <w:sz w:val="20"/>
              </w:rPr>
            </w:pPr>
            <w:r>
              <w:rPr>
                <w:sz w:val="20"/>
              </w:rPr>
              <w:t>SIC56NL</w:t>
            </w:r>
          </w:p>
        </w:tc>
        <w:tc>
          <w:tcPr>
            <w:tcW w:w="1890" w:type="dxa"/>
          </w:tcPr>
          <w:p w14:paraId="282CBF85" w14:textId="137FA254" w:rsidR="0047572D" w:rsidRDefault="0047572D">
            <w:pPr>
              <w:cnfStyle w:val="000000000000" w:firstRow="0" w:lastRow="0" w:firstColumn="0" w:lastColumn="0" w:oddVBand="0" w:evenVBand="0" w:oddHBand="0" w:evenHBand="0" w:firstRowFirstColumn="0" w:firstRowLastColumn="0" w:lastRowFirstColumn="0" w:lastRowLastColumn="0"/>
            </w:pPr>
            <w:r>
              <w:rPr>
                <w:sz w:val="20"/>
              </w:rPr>
              <w:t>Industrial IoT</w:t>
            </w:r>
          </w:p>
        </w:tc>
        <w:tc>
          <w:tcPr>
            <w:tcW w:w="3987" w:type="dxa"/>
          </w:tcPr>
          <w:p w14:paraId="57BC1307" w14:textId="07D77CF9" w:rsidR="0047572D" w:rsidRDefault="0047572D">
            <w:pPr>
              <w:cnfStyle w:val="000000000000" w:firstRow="0" w:lastRow="0" w:firstColumn="0" w:lastColumn="0" w:oddVBand="0" w:evenVBand="0" w:oddHBand="0" w:evenHBand="0" w:firstRowFirstColumn="0" w:firstRowLastColumn="0" w:lastRowFirstColumn="0" w:lastRowLastColumn="0"/>
            </w:pPr>
            <w:r>
              <w:rPr>
                <w:sz w:val="20"/>
              </w:rPr>
              <w:t>NFC Forum Type 5 tag IC with</w:t>
            </w:r>
            <w:r w:rsidR="00301D69">
              <w:rPr>
                <w:sz w:val="20"/>
              </w:rPr>
              <w:t xml:space="preserve"> </w:t>
            </w:r>
            <w:r>
              <w:rPr>
                <w:sz w:val="20"/>
              </w:rPr>
              <w:t>reprogrammable digital signature and anti-collision for asset tagging, document management, and supply chain tracking</w:t>
            </w:r>
          </w:p>
        </w:tc>
      </w:tr>
      <w:tr w:rsidR="0047572D" w14:paraId="32D1212A" w14:textId="77777777" w:rsidTr="004B613A">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430" w:type="dxa"/>
          </w:tcPr>
          <w:p w14:paraId="6AB5C67C" w14:textId="77777777" w:rsidR="0047572D" w:rsidRDefault="0047572D">
            <w:r>
              <w:rPr>
                <w:sz w:val="20"/>
              </w:rPr>
              <w:t>HF/NFC Tag IC — Type 2 with Authentication (13.56 MHz)</w:t>
            </w:r>
          </w:p>
        </w:tc>
        <w:tc>
          <w:tcPr>
            <w:tcW w:w="1260" w:type="dxa"/>
          </w:tcPr>
          <w:p w14:paraId="228A45DD" w14:textId="77777777" w:rsidR="0047572D" w:rsidRDefault="002107DB">
            <w:pPr>
              <w:cnfStyle w:val="000000100000" w:firstRow="0" w:lastRow="0" w:firstColumn="0" w:lastColumn="0" w:oddVBand="0" w:evenVBand="0" w:oddHBand="1" w:evenHBand="0" w:firstRowFirstColumn="0" w:firstRowLastColumn="0" w:lastRowFirstColumn="0" w:lastRowLastColumn="0"/>
              <w:rPr>
                <w:sz w:val="20"/>
              </w:rPr>
            </w:pPr>
            <w:r>
              <w:rPr>
                <w:sz w:val="20"/>
              </w:rPr>
              <w:t>SIC43NT</w:t>
            </w:r>
          </w:p>
          <w:p w14:paraId="52822959" w14:textId="34F1EF59" w:rsidR="002107DB" w:rsidRDefault="002107DB">
            <w:pPr>
              <w:cnfStyle w:val="000000100000" w:firstRow="0" w:lastRow="0" w:firstColumn="0" w:lastColumn="0" w:oddVBand="0" w:evenVBand="0" w:oddHBand="1" w:evenHBand="0" w:firstRowFirstColumn="0" w:firstRowLastColumn="0" w:lastRowFirstColumn="0" w:lastRowLastColumn="0"/>
              <w:rPr>
                <w:sz w:val="20"/>
              </w:rPr>
            </w:pPr>
            <w:r>
              <w:rPr>
                <w:sz w:val="20"/>
              </w:rPr>
              <w:t>SIC43S1</w:t>
            </w:r>
          </w:p>
        </w:tc>
        <w:tc>
          <w:tcPr>
            <w:tcW w:w="1890" w:type="dxa"/>
          </w:tcPr>
          <w:p w14:paraId="5A8C7217" w14:textId="7DB98DCF" w:rsidR="0047572D" w:rsidRDefault="0047572D">
            <w:pPr>
              <w:cnfStyle w:val="000000100000" w:firstRow="0" w:lastRow="0" w:firstColumn="0" w:lastColumn="0" w:oddVBand="0" w:evenVBand="0" w:oddHBand="1" w:evenHBand="0" w:firstRowFirstColumn="0" w:firstRowLastColumn="0" w:lastRowFirstColumn="0" w:lastRowLastColumn="0"/>
            </w:pPr>
            <w:r>
              <w:rPr>
                <w:sz w:val="20"/>
              </w:rPr>
              <w:t>Item-Level Authentication</w:t>
            </w:r>
          </w:p>
        </w:tc>
        <w:tc>
          <w:tcPr>
            <w:tcW w:w="3987" w:type="dxa"/>
          </w:tcPr>
          <w:p w14:paraId="5901BD89" w14:textId="77777777" w:rsidR="0047572D" w:rsidRDefault="0047572D">
            <w:pPr>
              <w:cnfStyle w:val="000000100000" w:firstRow="0" w:lastRow="0" w:firstColumn="0" w:lastColumn="0" w:oddVBand="0" w:evenVBand="0" w:oddHBand="1" w:evenHBand="0" w:firstRowFirstColumn="0" w:firstRowLastColumn="0" w:lastRowFirstColumn="0" w:lastRowLastColumn="0"/>
            </w:pPr>
            <w:r>
              <w:rPr>
                <w:sz w:val="20"/>
              </w:rPr>
              <w:t>NFC Forum Type 2 tag IC with dynamic rolling-code or AES-128 authentication for product verification and anti-counterfeiting</w:t>
            </w:r>
          </w:p>
        </w:tc>
      </w:tr>
      <w:tr w:rsidR="0047572D" w14:paraId="44DFF620" w14:textId="77777777" w:rsidTr="004B613A">
        <w:trPr>
          <w:trHeight w:val="961"/>
        </w:trPr>
        <w:tc>
          <w:tcPr>
            <w:cnfStyle w:val="001000000000" w:firstRow="0" w:lastRow="0" w:firstColumn="1" w:lastColumn="0" w:oddVBand="0" w:evenVBand="0" w:oddHBand="0" w:evenHBand="0" w:firstRowFirstColumn="0" w:firstRowLastColumn="0" w:lastRowFirstColumn="0" w:lastRowLastColumn="0"/>
            <w:tcW w:w="2430" w:type="dxa"/>
          </w:tcPr>
          <w:p w14:paraId="1BF20D6B" w14:textId="77777777" w:rsidR="0047572D" w:rsidRDefault="0047572D">
            <w:r>
              <w:rPr>
                <w:sz w:val="20"/>
              </w:rPr>
              <w:t>HF RFID Interrogator / Reader IC (13.56 MHz)</w:t>
            </w:r>
          </w:p>
        </w:tc>
        <w:tc>
          <w:tcPr>
            <w:tcW w:w="1260" w:type="dxa"/>
          </w:tcPr>
          <w:p w14:paraId="4C30EB81" w14:textId="29953ED1" w:rsidR="0047572D" w:rsidRDefault="002107DB">
            <w:pPr>
              <w:cnfStyle w:val="000000000000" w:firstRow="0" w:lastRow="0" w:firstColumn="0" w:lastColumn="0" w:oddVBand="0" w:evenVBand="0" w:oddHBand="0" w:evenHBand="0" w:firstRowFirstColumn="0" w:firstRowLastColumn="0" w:lastRowFirstColumn="0" w:lastRowLastColumn="0"/>
              <w:rPr>
                <w:sz w:val="20"/>
              </w:rPr>
            </w:pPr>
            <w:r>
              <w:rPr>
                <w:sz w:val="20"/>
              </w:rPr>
              <w:t>RE41</w:t>
            </w:r>
          </w:p>
        </w:tc>
        <w:tc>
          <w:tcPr>
            <w:tcW w:w="1890" w:type="dxa"/>
          </w:tcPr>
          <w:p w14:paraId="2FF98E73" w14:textId="3426B66B" w:rsidR="0047572D" w:rsidRDefault="0047572D">
            <w:pPr>
              <w:cnfStyle w:val="000000000000" w:firstRow="0" w:lastRow="0" w:firstColumn="0" w:lastColumn="0" w:oddVBand="0" w:evenVBand="0" w:oddHBand="0" w:evenHBand="0" w:firstRowFirstColumn="0" w:firstRowLastColumn="0" w:lastRowFirstColumn="0" w:lastRowLastColumn="0"/>
            </w:pPr>
            <w:r>
              <w:rPr>
                <w:sz w:val="20"/>
              </w:rPr>
              <w:t>Industrial IoT</w:t>
            </w:r>
          </w:p>
        </w:tc>
        <w:tc>
          <w:tcPr>
            <w:tcW w:w="3987" w:type="dxa"/>
          </w:tcPr>
          <w:p w14:paraId="13DA9DAF" w14:textId="2E5B5CA3" w:rsidR="0047572D" w:rsidRDefault="0047572D">
            <w:pPr>
              <w:cnfStyle w:val="000000000000" w:firstRow="0" w:lastRow="0" w:firstColumn="0" w:lastColumn="0" w:oddVBand="0" w:evenVBand="0" w:oddHBand="0" w:evenHBand="0" w:firstRowFirstColumn="0" w:firstRowLastColumn="0" w:lastRowFirstColumn="0" w:lastRowLastColumn="0"/>
            </w:pPr>
            <w:r>
              <w:rPr>
                <w:sz w:val="20"/>
              </w:rPr>
              <w:t xml:space="preserve">Multi-protocol HF RFID reader IC supporting ISO 14443A/B, ISO 15693, and JIS X 6319-4 for access control, industrial interrogation, and </w:t>
            </w:r>
            <w:r>
              <w:rPr>
                <w:sz w:val="20"/>
              </w:rPr>
              <w:t>data capture</w:t>
            </w:r>
          </w:p>
        </w:tc>
      </w:tr>
    </w:tbl>
    <w:p w14:paraId="5EF20243" w14:textId="77777777" w:rsidR="002E4FE3" w:rsidRPr="00642EE5" w:rsidRDefault="00C76419" w:rsidP="00642EE5">
      <w:pPr>
        <w:ind w:left="720" w:hanging="360"/>
        <w:rPr>
          <w:b/>
          <w:bCs/>
        </w:rPr>
      </w:pPr>
      <w:r w:rsidRPr="00642EE5">
        <w:rPr>
          <w:b/>
          <w:bCs/>
        </w:rPr>
        <w:t>Notes:</w:t>
      </w:r>
    </w:p>
    <w:p w14:paraId="0F12D1F1" w14:textId="3EBF58C5" w:rsidR="00642EE5" w:rsidRDefault="00C76419" w:rsidP="00E0414C">
      <w:pPr>
        <w:pStyle w:val="ListParagraph"/>
        <w:numPr>
          <w:ilvl w:val="0"/>
          <w:numId w:val="6"/>
        </w:numPr>
      </w:pPr>
      <w:r>
        <w:t>Product families are listed by application category rather than by individual part number, to simplify Midoriya’s customer-facing communications. Specific part numbers and datasheets shall be provided separately by SIC upon request.</w:t>
      </w:r>
    </w:p>
    <w:p w14:paraId="7E824564" w14:textId="0D51075D" w:rsidR="00642EE5" w:rsidRDefault="00C76419" w:rsidP="00642EE5">
      <w:pPr>
        <w:pStyle w:val="ListParagraph"/>
        <w:numPr>
          <w:ilvl w:val="0"/>
          <w:numId w:val="6"/>
        </w:numPr>
      </w:pPr>
      <w:r>
        <w:t>Midoriya shall promote the above products within the industrial and automotive sectors, including but not limited to: industrial RFID, automotive security, access control, item-level authentication, and industrial IoT applications.</w:t>
      </w:r>
    </w:p>
    <w:p w14:paraId="7E49468E" w14:textId="1FF29799" w:rsidR="00642EE5" w:rsidRDefault="00C76419" w:rsidP="00B63ACB">
      <w:pPr>
        <w:pStyle w:val="ListParagraph"/>
        <w:numPr>
          <w:ilvl w:val="0"/>
          <w:numId w:val="6"/>
        </w:numPr>
      </w:pPr>
      <w:r>
        <w:t>Midoriya shall not promote any product listed above under the category of animal identification.</w:t>
      </w:r>
    </w:p>
    <w:p w14:paraId="66429C67" w14:textId="77777777" w:rsidR="00B63ACB" w:rsidRDefault="00B63ACB" w:rsidP="00B63ACB">
      <w:pPr>
        <w:pStyle w:val="ListParagraph"/>
        <w:numPr>
          <w:ilvl w:val="0"/>
          <w:numId w:val="6"/>
        </w:numPr>
      </w:pPr>
      <w:r>
        <w:t>Sensor-related products are excluded from this Annex and may be added under a future Phase 2 amendment, subject to Section 2.4.</w:t>
      </w:r>
    </w:p>
    <w:p w14:paraId="6BA08DF2" w14:textId="63862905" w:rsidR="00B63ACB" w:rsidRDefault="00B63ACB" w:rsidP="00B63ACB">
      <w:pPr>
        <w:pStyle w:val="ListParagraph"/>
        <w:numPr>
          <w:ilvl w:val="0"/>
          <w:numId w:val="6"/>
        </w:numPr>
      </w:pPr>
      <w:r>
        <w:t>SIC reserves the right to update this Annex by written notice to Midoriya, including the addition or removal of product families.</w:t>
      </w:r>
    </w:p>
    <w:p w14:paraId="09725FC0" w14:textId="636D0848" w:rsidR="002E4FE3" w:rsidRDefault="002E4FE3" w:rsidP="00642EE5">
      <w:pPr>
        <w:pStyle w:val="ListParagraph"/>
        <w:numPr>
          <w:ilvl w:val="0"/>
          <w:numId w:val="0"/>
        </w:numPr>
        <w:ind w:left="720"/>
      </w:pPr>
    </w:p>
    <w:sectPr w:rsidR="002E4FE3">
      <w:headerReference w:type="default" r:id="rId15"/>
      <w:footerReference w:type="defaul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n Yi Jhen (Terry)" w:date="2026-03-16T13:56:00Z" w:initials="YC">
    <w:p w14:paraId="7EB93B2F" w14:textId="77777777" w:rsidR="001E51E5" w:rsidRDefault="001E51E5" w:rsidP="001E51E5">
      <w:pPr>
        <w:pStyle w:val="CommentText"/>
        <w:ind w:left="1080"/>
      </w:pPr>
      <w:r>
        <w:rPr>
          <w:rStyle w:val="CommentReference"/>
        </w:rPr>
        <w:annotationRef/>
      </w:r>
      <w:r>
        <w:rPr>
          <w:b/>
          <w:bCs/>
        </w:rPr>
        <w:t xml:space="preserve">Right to Sale </w:t>
      </w:r>
    </w:p>
    <w:p w14:paraId="1571305D" w14:textId="77777777" w:rsidR="001E51E5" w:rsidRDefault="001E51E5" w:rsidP="001E51E5">
      <w:pPr>
        <w:pStyle w:val="CommentText"/>
        <w:ind w:left="1080"/>
      </w:pPr>
      <w:r>
        <w:t>If Midoriya receives any potential project relating to the sale of the Products, Midoriya shall first consult with SIC regarding the project details, and Midoriya may proceed with the sale only upon SIC’s confirmation that the project is acceptable, however this Section does not grant Midoriya the right to act as SIC’s agent or partner.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130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823EAC" w16cex:dateUtc="2026-03-16T0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1305D" w16cid:durableId="48823E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01F7A" w14:textId="77777777" w:rsidR="0048365A" w:rsidRDefault="0048365A" w:rsidP="00B31C22">
      <w:pPr>
        <w:spacing w:after="0"/>
      </w:pPr>
      <w:r>
        <w:separator/>
      </w:r>
    </w:p>
  </w:endnote>
  <w:endnote w:type="continuationSeparator" w:id="0">
    <w:p w14:paraId="0DC620DF" w14:textId="77777777" w:rsidR="0048365A" w:rsidRDefault="0048365A" w:rsidP="00B31C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Leelawadee UI"/>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01000001" w:usb1="00000000" w:usb2="00000000" w:usb3="00000000" w:csb0="00010000"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2AC4" w14:textId="40721A5F" w:rsidR="00203ECD" w:rsidRDefault="00493734">
    <w:pPr>
      <w:pStyle w:val="Footer"/>
      <w:jc w:val="center"/>
    </w:pPr>
    <w:sdt>
      <w:sdtPr>
        <w:id w:val="1155027764"/>
        <w:docPartObj>
          <w:docPartGallery w:val="Page Numbers (Bottom of Page)"/>
          <w:docPartUnique/>
        </w:docPartObj>
      </w:sdtPr>
      <w:sdtEndPr>
        <w:rPr>
          <w:noProof/>
        </w:rPr>
      </w:sdtEndPr>
      <w:sdtContent>
        <w:r w:rsidR="00203ECD">
          <w:fldChar w:fldCharType="begin"/>
        </w:r>
        <w:r w:rsidR="00203ECD">
          <w:instrText xml:space="preserve"> PAGE   \* MERGEFORMAT </w:instrText>
        </w:r>
        <w:r w:rsidR="00203ECD">
          <w:fldChar w:fldCharType="separate"/>
        </w:r>
        <w:r w:rsidR="00203ECD">
          <w:rPr>
            <w:noProof/>
          </w:rPr>
          <w:t>2</w:t>
        </w:r>
        <w:r w:rsidR="00203ECD">
          <w:rPr>
            <w:noProof/>
          </w:rPr>
          <w:fldChar w:fldCharType="end"/>
        </w:r>
      </w:sdtContent>
    </w:sdt>
    <w:r w:rsidR="00203ECD">
      <w:rPr>
        <w:noProof/>
      </w:rPr>
      <w:t xml:space="preserve"> of 4</w:t>
    </w:r>
  </w:p>
  <w:p w14:paraId="48F854EC" w14:textId="61019A41" w:rsidR="00B31C22" w:rsidRDefault="00B31C22" w:rsidP="001C097A">
    <w:pPr>
      <w:pStyle w:val="Footer"/>
      <w:ind w:left="-70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04D92" w14:textId="77777777" w:rsidR="0048365A" w:rsidRDefault="0048365A" w:rsidP="00B31C22">
      <w:pPr>
        <w:spacing w:after="0"/>
      </w:pPr>
      <w:r>
        <w:separator/>
      </w:r>
    </w:p>
  </w:footnote>
  <w:footnote w:type="continuationSeparator" w:id="0">
    <w:p w14:paraId="7072D805" w14:textId="77777777" w:rsidR="0048365A" w:rsidRDefault="0048365A" w:rsidP="00B31C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2707" w14:textId="09E8A104" w:rsidR="00975273" w:rsidRPr="00975273" w:rsidRDefault="00FB5D7B" w:rsidP="00CC0377">
    <w:pPr>
      <w:spacing w:after="0"/>
      <w:ind w:left="7200" w:right="254"/>
      <w:jc w:val="right"/>
      <w:rPr>
        <w:rFonts w:ascii="Times New Roman" w:eastAsia="Batang" w:hAnsi="Times New Roman" w:cs="Times New Roman"/>
        <w:b/>
        <w:bCs/>
        <w:sz w:val="20"/>
        <w:szCs w:val="20"/>
        <w:lang w:eastAsia="zh-TW"/>
      </w:rPr>
    </w:pPr>
    <w:r w:rsidRPr="00CC0377">
      <w:rPr>
        <w:rFonts w:ascii="Times New Roman" w:hAnsi="Times New Roman" w:cs="Times New Roman"/>
        <w:noProof/>
        <w:sz w:val="20"/>
        <w:szCs w:val="20"/>
        <w:lang w:val="x-none" w:eastAsia="x-none"/>
      </w:rPr>
      <w:drawing>
        <wp:anchor distT="0" distB="0" distL="114300" distR="114300" simplePos="0" relativeHeight="251658240" behindDoc="1" locked="0" layoutInCell="1" allowOverlap="1" wp14:anchorId="2BDB45C1" wp14:editId="4DABAEB3">
          <wp:simplePos x="0" y="0"/>
          <wp:positionH relativeFrom="margin">
            <wp:align>left</wp:align>
          </wp:positionH>
          <wp:positionV relativeFrom="paragraph">
            <wp:posOffset>-5080</wp:posOffset>
          </wp:positionV>
          <wp:extent cx="1062395" cy="375574"/>
          <wp:effectExtent l="0" t="0" r="4445" b="5715"/>
          <wp:wrapNone/>
          <wp:docPr id="1943895968" name="Picture 1943895968"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2395" cy="375574"/>
                  </a:xfrm>
                  <a:prstGeom prst="rect">
                    <a:avLst/>
                  </a:prstGeom>
                  <a:noFill/>
                  <a:ln>
                    <a:noFill/>
                  </a:ln>
                </pic:spPr>
              </pic:pic>
            </a:graphicData>
          </a:graphic>
          <wp14:sizeRelH relativeFrom="page">
            <wp14:pctWidth>0</wp14:pctWidth>
          </wp14:sizeRelH>
          <wp14:sizeRelV relativeFrom="page">
            <wp14:pctHeight>0</wp14:pctHeight>
          </wp14:sizeRelV>
        </wp:anchor>
      </w:drawing>
    </w:r>
    <w:r w:rsidR="00975273" w:rsidRPr="00975273">
      <w:rPr>
        <w:rFonts w:ascii="Times New Roman" w:eastAsia="Batang" w:hAnsi="Times New Roman" w:cs="Times New Roman"/>
        <w:b/>
        <w:bCs/>
        <w:sz w:val="20"/>
        <w:szCs w:val="20"/>
        <w:lang w:eastAsia="zh-TW"/>
      </w:rPr>
      <w:t>SIC Confidential</w:t>
    </w:r>
  </w:p>
  <w:p w14:paraId="7D1A31AD" w14:textId="1372EE45" w:rsidR="00AF6BC6" w:rsidRPr="00CC0377" w:rsidRDefault="00975273" w:rsidP="00CC0377">
    <w:pPr>
      <w:pStyle w:val="Header"/>
      <w:tabs>
        <w:tab w:val="clear" w:pos="4513"/>
        <w:tab w:val="clear" w:pos="9026"/>
        <w:tab w:val="left" w:pos="1617"/>
      </w:tabs>
      <w:jc w:val="right"/>
      <w:rPr>
        <w:rFonts w:ascii="Times New Roman" w:hAnsi="Times New Roman" w:cs="Times New Roman"/>
        <w:sz w:val="20"/>
        <w:szCs w:val="20"/>
      </w:rPr>
    </w:pPr>
    <w:r w:rsidRPr="00CC0377">
      <w:rPr>
        <w:rFonts w:ascii="Times New Roman" w:hAnsi="Times New Roman" w:cs="Times New Roman"/>
        <w:sz w:val="20"/>
        <w:szCs w:val="20"/>
      </w:rPr>
      <w:t>AG</w:t>
    </w:r>
    <w:r w:rsidR="009753A5">
      <w:rPr>
        <w:rFonts w:ascii="Times New Roman" w:hAnsi="Times New Roman" w:cs="Times New Roman"/>
        <w:sz w:val="20"/>
        <w:szCs w:val="20"/>
      </w:rPr>
      <w:t>26</w:t>
    </w:r>
    <w:r w:rsidR="00514A06">
      <w:rPr>
        <w:rFonts w:ascii="Times New Roman" w:hAnsi="Times New Roman" w:cs="Times New Roman"/>
        <w:sz w:val="20"/>
        <w:szCs w:val="20"/>
      </w:rPr>
      <w:t>0</w:t>
    </w:r>
    <w:r w:rsidR="009753A5">
      <w:rPr>
        <w:rFonts w:ascii="Times New Roman" w:hAnsi="Times New Roman" w:cs="Times New Roman"/>
        <w:sz w:val="20"/>
        <w:szCs w:val="20"/>
      </w:rPr>
      <w:t>30924</w:t>
    </w:r>
  </w:p>
  <w:p w14:paraId="70F0B986" w14:textId="655F7281" w:rsidR="00B31C22" w:rsidRDefault="00FB5D7B">
    <w:pPr>
      <w:pStyle w:val="Header"/>
    </w:pPr>
    <w:r>
      <w:rPr>
        <w:noProof/>
      </w:rPr>
      <mc:AlternateContent>
        <mc:Choice Requires="wps">
          <w:drawing>
            <wp:anchor distT="0" distB="0" distL="114300" distR="114300" simplePos="0" relativeHeight="251658241" behindDoc="0" locked="0" layoutInCell="1" allowOverlap="1" wp14:anchorId="19B8B853" wp14:editId="5C50BBE9">
              <wp:simplePos x="0" y="0"/>
              <wp:positionH relativeFrom="column">
                <wp:posOffset>-237851</wp:posOffset>
              </wp:positionH>
              <wp:positionV relativeFrom="paragraph">
                <wp:posOffset>146292</wp:posOffset>
              </wp:positionV>
              <wp:extent cx="5967385" cy="0"/>
              <wp:effectExtent l="0" t="0" r="0" b="0"/>
              <wp:wrapNone/>
              <wp:docPr id="1756148941" name="Straight Connector 1"/>
              <wp:cNvGraphicFramePr/>
              <a:graphic xmlns:a="http://schemas.openxmlformats.org/drawingml/2006/main">
                <a:graphicData uri="http://schemas.microsoft.com/office/word/2010/wordprocessingShape">
                  <wps:wsp>
                    <wps:cNvCnPr/>
                    <wps:spPr>
                      <a:xfrm>
                        <a:off x="0" y="0"/>
                        <a:ext cx="59673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1"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18.75pt,11.5pt" to="451.1pt,11.5pt" w14:anchorId="132B27C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dkDYswEAANQDAAAOAAAAZHJzL2Uyb0RvYy54bWysU8Fu2zAMvQ/YPwi6L3I6tOuMOD206C7D VmzdB6gyFQuQREHSYufvRymJXWwDhhW90CLF90g+0ZubyVm2h5gM+o6vVw1n4BX2xu86/uPx/t01 ZylL30uLHjp+gMRvtm/fbMbQwgUOaHuIjEh8asfQ8SHn0AqR1ABOphUG8HSpMTqZyY070Uc5Eruz 4qJprsSIsQ8RFaRE0bvjJd9Wfq1B5a9aJ8jMdpx6y9XGap+KFduNbHdRhsGoUxvyBV04aTwVnanu ZJbsZzR/UDmjIibUeaXQCdTaKKgz0DTr5rdpvg8yQJ2FxElhlim9Hq36sr/1D5FkGENqU3iIZYpJ R1e+1B+bqliHWSyYMlMUvPx49eH99SVn6nwnFmCIKX8CdKwcOm6NL3PIVu4/p0zFKPWcUsLWF5vQ mv7eWFudsgFwayPbS3q7PK3LWxHuWRZ5BSmW1uspHywcWb+BZqanZte1et2qhVMqBT6fea2n7ALT 1MEMbP4NPOUXKNSN+x/wjKiV0ecZ7IzH+LfqixT6mH9W4Dh3keAJ+0N91CoNrU5V7rTmZTef+xW+ /IzbXwAAAP//AwBQSwMEFAAGAAgAAAAhAICoXljfAAAACQEAAA8AAABkcnMvZG93bnJldi54bWxM j8FKw0AQhu+C77CM4EXajQmtGrMpEujFg2AjxeM2O80Gs7Mhu23St3fEgx5n5uOf7y82s+vFGcfQ eVJwv0xAIDXedNQq+Ki3i0cQIWoyuveECi4YYFNeXxU6N36idzzvYis4hEKuFdgYh1zK0Fh0Oiz9 gMS3ox+djjyOrTSjnjjc9TJNkrV0uiP+YPWAlcXma3dyCj7bu2y7r6meqvh2XNv5sn9dVUrd3swv zyAizvEPhh99VoeSnQ7+RCaIXsEie1gxqiDNuBMDT0magjj8LmRZyP8Nym8AAAD//wMAUEsBAi0A FAAGAAgAAAAhALaDOJL+AAAA4QEAABMAAAAAAAAAAAAAAAAAAAAAAFtDb250ZW50X1R5cGVzXS54 bWxQSwECLQAUAAYACAAAACEAOP0h/9YAAACUAQAACwAAAAAAAAAAAAAAAAAvAQAAX3JlbHMvLnJl bHNQSwECLQAUAAYACAAAACEAtnZA2LMBAADUAwAADgAAAAAAAAAAAAAAAAAuAgAAZHJzL2Uyb0Rv Yy54bWxQSwECLQAUAAYACAAAACEAgKheWN8AAAAJAQAADwAAAAAAAAAAAAAAAAANBAAAZHJzL2Rv d25yZXYueG1sUEsFBgAAAAAEAAQA8wAAABkFAAAAAA== ">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EC8"/>
    <w:multiLevelType w:val="hybridMultilevel"/>
    <w:tmpl w:val="793A199E"/>
    <w:lvl w:ilvl="0" w:tplc="89480B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E1A3949"/>
    <w:multiLevelType w:val="hybridMultilevel"/>
    <w:tmpl w:val="B3CC1950"/>
    <w:lvl w:ilvl="0" w:tplc="69288DCE">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2" w15:restartNumberingAfterBreak="0">
    <w:nsid w:val="51F84E9B"/>
    <w:multiLevelType w:val="singleLevel"/>
    <w:tmpl w:val="B4969494"/>
    <w:lvl w:ilvl="0">
      <w:start w:val="1"/>
      <w:numFmt w:val="bullet"/>
      <w:pStyle w:val="BulletSQ"/>
      <w:lvlText w:val=""/>
      <w:lvlJc w:val="left"/>
      <w:pPr>
        <w:tabs>
          <w:tab w:val="num" w:pos="360"/>
        </w:tabs>
        <w:ind w:left="360" w:hanging="360"/>
      </w:pPr>
      <w:rPr>
        <w:rFonts w:ascii="Wingdings" w:hAnsi="Wingdings" w:hint="default"/>
        <w:cs w:val="0"/>
        <w:lang w:bidi="th-TH"/>
      </w:rPr>
    </w:lvl>
  </w:abstractNum>
  <w:abstractNum w:abstractNumId="3" w15:restartNumberingAfterBreak="0">
    <w:nsid w:val="63E8175A"/>
    <w:multiLevelType w:val="multilevel"/>
    <w:tmpl w:val="F68C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B6810"/>
    <w:multiLevelType w:val="multilevel"/>
    <w:tmpl w:val="1570CD1A"/>
    <w:lvl w:ilvl="0">
      <w:start w:val="1"/>
      <w:numFmt w:val="decimal"/>
      <w:pStyle w:val="ListParagraph"/>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7FA66562"/>
    <w:multiLevelType w:val="hybridMultilevel"/>
    <w:tmpl w:val="DEB41BFA"/>
    <w:lvl w:ilvl="0" w:tplc="EABA84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97203453">
    <w:abstractNumId w:val="1"/>
  </w:num>
  <w:num w:numId="2" w16cid:durableId="1850675065">
    <w:abstractNumId w:val="3"/>
  </w:num>
  <w:num w:numId="3" w16cid:durableId="702942756">
    <w:abstractNumId w:val="4"/>
  </w:num>
  <w:num w:numId="4" w16cid:durableId="1377392543">
    <w:abstractNumId w:val="0"/>
  </w:num>
  <w:num w:numId="5" w16cid:durableId="2145544295">
    <w:abstractNumId w:val="2"/>
  </w:num>
  <w:num w:numId="6" w16cid:durableId="180226147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n Yi Jhen (Terry)">
    <w15:presenceInfo w15:providerId="AD" w15:userId="S::terry.chen@sic.co.th::7ffab589-c670-4ec6-94af-aa2ab3af83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FD"/>
    <w:rsid w:val="000028C7"/>
    <w:rsid w:val="000147A1"/>
    <w:rsid w:val="00021335"/>
    <w:rsid w:val="00025481"/>
    <w:rsid w:val="000476B2"/>
    <w:rsid w:val="00051B19"/>
    <w:rsid w:val="00066014"/>
    <w:rsid w:val="00076E73"/>
    <w:rsid w:val="000A0B8F"/>
    <w:rsid w:val="000A0EC4"/>
    <w:rsid w:val="000D584B"/>
    <w:rsid w:val="000E3F00"/>
    <w:rsid w:val="0011252A"/>
    <w:rsid w:val="001127A4"/>
    <w:rsid w:val="00120E77"/>
    <w:rsid w:val="0016254B"/>
    <w:rsid w:val="0018089D"/>
    <w:rsid w:val="001817FD"/>
    <w:rsid w:val="00185363"/>
    <w:rsid w:val="0019389D"/>
    <w:rsid w:val="001A11DE"/>
    <w:rsid w:val="001A1EA6"/>
    <w:rsid w:val="001B52B0"/>
    <w:rsid w:val="001C097A"/>
    <w:rsid w:val="001C4FAA"/>
    <w:rsid w:val="001E1490"/>
    <w:rsid w:val="001E51E5"/>
    <w:rsid w:val="001E5505"/>
    <w:rsid w:val="00203ECD"/>
    <w:rsid w:val="002107DB"/>
    <w:rsid w:val="00217DD8"/>
    <w:rsid w:val="00220033"/>
    <w:rsid w:val="0022301E"/>
    <w:rsid w:val="00252E65"/>
    <w:rsid w:val="002604DE"/>
    <w:rsid w:val="00260E51"/>
    <w:rsid w:val="00262802"/>
    <w:rsid w:val="00266C45"/>
    <w:rsid w:val="0028195A"/>
    <w:rsid w:val="00287A52"/>
    <w:rsid w:val="00292F37"/>
    <w:rsid w:val="002A7979"/>
    <w:rsid w:val="002B17EC"/>
    <w:rsid w:val="002D153B"/>
    <w:rsid w:val="002E4FE3"/>
    <w:rsid w:val="002F188E"/>
    <w:rsid w:val="002F602A"/>
    <w:rsid w:val="00301D69"/>
    <w:rsid w:val="00316BCA"/>
    <w:rsid w:val="00321954"/>
    <w:rsid w:val="00340394"/>
    <w:rsid w:val="00342C7D"/>
    <w:rsid w:val="00346F4F"/>
    <w:rsid w:val="00357244"/>
    <w:rsid w:val="003966ED"/>
    <w:rsid w:val="003A1A5A"/>
    <w:rsid w:val="003D6121"/>
    <w:rsid w:val="004123AF"/>
    <w:rsid w:val="0042552E"/>
    <w:rsid w:val="00452672"/>
    <w:rsid w:val="00452943"/>
    <w:rsid w:val="004616A8"/>
    <w:rsid w:val="0046663D"/>
    <w:rsid w:val="0047066B"/>
    <w:rsid w:val="0047079D"/>
    <w:rsid w:val="00473A9C"/>
    <w:rsid w:val="0047572D"/>
    <w:rsid w:val="00476180"/>
    <w:rsid w:val="0048365A"/>
    <w:rsid w:val="00493734"/>
    <w:rsid w:val="00496189"/>
    <w:rsid w:val="004B613A"/>
    <w:rsid w:val="004D0242"/>
    <w:rsid w:val="004D46E5"/>
    <w:rsid w:val="004D50DD"/>
    <w:rsid w:val="004E2281"/>
    <w:rsid w:val="004E373B"/>
    <w:rsid w:val="004F5C47"/>
    <w:rsid w:val="00510B8F"/>
    <w:rsid w:val="00514A06"/>
    <w:rsid w:val="005166A4"/>
    <w:rsid w:val="00516E53"/>
    <w:rsid w:val="0054044D"/>
    <w:rsid w:val="0054753F"/>
    <w:rsid w:val="00550B87"/>
    <w:rsid w:val="00573296"/>
    <w:rsid w:val="00580BDB"/>
    <w:rsid w:val="005A44A0"/>
    <w:rsid w:val="005A6993"/>
    <w:rsid w:val="006075D3"/>
    <w:rsid w:val="00630F59"/>
    <w:rsid w:val="00633C69"/>
    <w:rsid w:val="00642EE5"/>
    <w:rsid w:val="00665B53"/>
    <w:rsid w:val="006748AC"/>
    <w:rsid w:val="00694CDE"/>
    <w:rsid w:val="006A7C1F"/>
    <w:rsid w:val="006E0BBB"/>
    <w:rsid w:val="006E3174"/>
    <w:rsid w:val="006E5191"/>
    <w:rsid w:val="006F7D95"/>
    <w:rsid w:val="0072710C"/>
    <w:rsid w:val="00777039"/>
    <w:rsid w:val="00777A6C"/>
    <w:rsid w:val="00794EC6"/>
    <w:rsid w:val="007A1E7F"/>
    <w:rsid w:val="007A3E41"/>
    <w:rsid w:val="007C6967"/>
    <w:rsid w:val="007E7AD4"/>
    <w:rsid w:val="007F2220"/>
    <w:rsid w:val="00804F66"/>
    <w:rsid w:val="0080500B"/>
    <w:rsid w:val="00817AFE"/>
    <w:rsid w:val="00836578"/>
    <w:rsid w:val="0085092B"/>
    <w:rsid w:val="00855D79"/>
    <w:rsid w:val="008630B4"/>
    <w:rsid w:val="00894855"/>
    <w:rsid w:val="008A264D"/>
    <w:rsid w:val="008B5D60"/>
    <w:rsid w:val="008B5DC6"/>
    <w:rsid w:val="008C5A4A"/>
    <w:rsid w:val="008D3DD9"/>
    <w:rsid w:val="008F65B5"/>
    <w:rsid w:val="00903A63"/>
    <w:rsid w:val="00913B36"/>
    <w:rsid w:val="00915CF3"/>
    <w:rsid w:val="00942CBD"/>
    <w:rsid w:val="00957873"/>
    <w:rsid w:val="009611E8"/>
    <w:rsid w:val="00975273"/>
    <w:rsid w:val="009753A5"/>
    <w:rsid w:val="009A27F8"/>
    <w:rsid w:val="009B2058"/>
    <w:rsid w:val="009B2A40"/>
    <w:rsid w:val="009D4E63"/>
    <w:rsid w:val="009D5B6C"/>
    <w:rsid w:val="009D76C4"/>
    <w:rsid w:val="009D79CC"/>
    <w:rsid w:val="009E2A55"/>
    <w:rsid w:val="00A20DFC"/>
    <w:rsid w:val="00A54D2E"/>
    <w:rsid w:val="00A6533B"/>
    <w:rsid w:val="00A6764B"/>
    <w:rsid w:val="00A9266B"/>
    <w:rsid w:val="00A92D33"/>
    <w:rsid w:val="00AA7ECF"/>
    <w:rsid w:val="00AF0163"/>
    <w:rsid w:val="00AF6BC6"/>
    <w:rsid w:val="00B03B21"/>
    <w:rsid w:val="00B0677C"/>
    <w:rsid w:val="00B10199"/>
    <w:rsid w:val="00B10400"/>
    <w:rsid w:val="00B17CE9"/>
    <w:rsid w:val="00B31C22"/>
    <w:rsid w:val="00B51118"/>
    <w:rsid w:val="00B63ACB"/>
    <w:rsid w:val="00B806EA"/>
    <w:rsid w:val="00B83918"/>
    <w:rsid w:val="00BB349A"/>
    <w:rsid w:val="00C1164E"/>
    <w:rsid w:val="00C13B4C"/>
    <w:rsid w:val="00C45A7E"/>
    <w:rsid w:val="00C51B91"/>
    <w:rsid w:val="00C52E99"/>
    <w:rsid w:val="00C576D7"/>
    <w:rsid w:val="00C6039F"/>
    <w:rsid w:val="00C75DCD"/>
    <w:rsid w:val="00C76419"/>
    <w:rsid w:val="00CA06A6"/>
    <w:rsid w:val="00CA32C7"/>
    <w:rsid w:val="00CA775F"/>
    <w:rsid w:val="00CC0377"/>
    <w:rsid w:val="00CD0A14"/>
    <w:rsid w:val="00CF362D"/>
    <w:rsid w:val="00CF4CE8"/>
    <w:rsid w:val="00D00277"/>
    <w:rsid w:val="00D02E2B"/>
    <w:rsid w:val="00D27C0B"/>
    <w:rsid w:val="00D66695"/>
    <w:rsid w:val="00DB3A9C"/>
    <w:rsid w:val="00DC29D8"/>
    <w:rsid w:val="00DE12BC"/>
    <w:rsid w:val="00E0414C"/>
    <w:rsid w:val="00E3382C"/>
    <w:rsid w:val="00E440E5"/>
    <w:rsid w:val="00E76DDC"/>
    <w:rsid w:val="00E77874"/>
    <w:rsid w:val="00E82A40"/>
    <w:rsid w:val="00E83017"/>
    <w:rsid w:val="00E85252"/>
    <w:rsid w:val="00E94E3B"/>
    <w:rsid w:val="00EA1C13"/>
    <w:rsid w:val="00EB09FE"/>
    <w:rsid w:val="00EB334F"/>
    <w:rsid w:val="00EB6BE1"/>
    <w:rsid w:val="00EC1E26"/>
    <w:rsid w:val="00EE4F13"/>
    <w:rsid w:val="00F04D71"/>
    <w:rsid w:val="00F1324A"/>
    <w:rsid w:val="00F34D60"/>
    <w:rsid w:val="00F35F51"/>
    <w:rsid w:val="00F3668F"/>
    <w:rsid w:val="00F42AB1"/>
    <w:rsid w:val="00F60946"/>
    <w:rsid w:val="00F84902"/>
    <w:rsid w:val="00F86A4A"/>
    <w:rsid w:val="00F9652E"/>
    <w:rsid w:val="00F96646"/>
    <w:rsid w:val="00FB5D7B"/>
    <w:rsid w:val="00FD5D12"/>
    <w:rsid w:val="253DFAE0"/>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6208F"/>
  <w15:chartTrackingRefBased/>
  <w15:docId w15:val="{020C992B-57B0-4268-B99B-C9B19AF6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22"/>
    <w:pPr>
      <w:spacing w:line="240" w:lineRule="auto"/>
    </w:pPr>
    <w:rPr>
      <w:rFonts w:eastAsia="TH Sarabun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C22"/>
    <w:pPr>
      <w:tabs>
        <w:tab w:val="center" w:pos="4513"/>
        <w:tab w:val="right" w:pos="9026"/>
      </w:tabs>
      <w:spacing w:after="0"/>
    </w:pPr>
  </w:style>
  <w:style w:type="character" w:customStyle="1" w:styleId="HeaderChar">
    <w:name w:val="Header Char"/>
    <w:basedOn w:val="DefaultParagraphFont"/>
    <w:link w:val="Header"/>
    <w:uiPriority w:val="99"/>
    <w:rsid w:val="00B31C22"/>
  </w:style>
  <w:style w:type="paragraph" w:styleId="Footer">
    <w:name w:val="footer"/>
    <w:basedOn w:val="Normal"/>
    <w:link w:val="FooterChar"/>
    <w:uiPriority w:val="99"/>
    <w:unhideWhenUsed/>
    <w:rsid w:val="00B31C22"/>
    <w:pPr>
      <w:tabs>
        <w:tab w:val="center" w:pos="4513"/>
        <w:tab w:val="right" w:pos="9026"/>
      </w:tabs>
      <w:spacing w:after="0"/>
    </w:pPr>
  </w:style>
  <w:style w:type="character" w:customStyle="1" w:styleId="FooterChar">
    <w:name w:val="Footer Char"/>
    <w:basedOn w:val="DefaultParagraphFont"/>
    <w:link w:val="Footer"/>
    <w:uiPriority w:val="99"/>
    <w:rsid w:val="00B31C22"/>
  </w:style>
  <w:style w:type="paragraph" w:styleId="ListParagraph">
    <w:name w:val="List Paragraph"/>
    <w:basedOn w:val="Normal"/>
    <w:autoRedefine/>
    <w:uiPriority w:val="34"/>
    <w:qFormat/>
    <w:rsid w:val="00F96646"/>
    <w:pPr>
      <w:numPr>
        <w:numId w:val="3"/>
      </w:numPr>
      <w:spacing w:after="0"/>
      <w:contextualSpacing/>
      <w:jc w:val="thaiDistribute"/>
    </w:pPr>
    <w:rPr>
      <w:rFonts w:ascii="Times New Roman" w:hAnsi="Times New Roman" w:cstheme="minorBidi"/>
      <w:b/>
      <w:bCs/>
      <w:sz w:val="20"/>
      <w:szCs w:val="20"/>
    </w:rPr>
  </w:style>
  <w:style w:type="paragraph" w:customStyle="1" w:styleId="CenterText">
    <w:name w:val="Center Text"/>
    <w:basedOn w:val="Normal"/>
    <w:next w:val="Normal"/>
    <w:rsid w:val="00550B87"/>
    <w:pPr>
      <w:spacing w:before="240" w:after="0"/>
      <w:jc w:val="center"/>
    </w:pPr>
    <w:rPr>
      <w:rFonts w:ascii="Times New Roman" w:eastAsia="SimSun" w:hAnsi="Times New Roman" w:cs="Times New Roman"/>
      <w:sz w:val="24"/>
      <w:szCs w:val="20"/>
      <w:lang w:bidi="ar-SA"/>
    </w:rPr>
  </w:style>
  <w:style w:type="paragraph" w:customStyle="1" w:styleId="BulletSQ">
    <w:name w:val="Bullet SQ"/>
    <w:basedOn w:val="Normal"/>
    <w:rsid w:val="00975273"/>
    <w:pPr>
      <w:numPr>
        <w:numId w:val="5"/>
      </w:numPr>
      <w:tabs>
        <w:tab w:val="clear" w:pos="360"/>
      </w:tabs>
      <w:spacing w:after="0"/>
      <w:ind w:left="709" w:right="-241" w:hanging="283"/>
    </w:pPr>
    <w:rPr>
      <w:rFonts w:ascii="Tahoma" w:eastAsia="PMingLiU" w:hAnsi="Tahoma" w:cs="Tahoma"/>
      <w:sz w:val="20"/>
      <w:szCs w:val="20"/>
      <w:lang w:eastAsia="zh-TW"/>
    </w:rPr>
  </w:style>
  <w:style w:type="character" w:styleId="CommentReference">
    <w:name w:val="annotation reference"/>
    <w:basedOn w:val="DefaultParagraphFont"/>
    <w:uiPriority w:val="99"/>
    <w:semiHidden/>
    <w:unhideWhenUsed/>
    <w:rsid w:val="00942CBD"/>
    <w:rPr>
      <w:sz w:val="16"/>
      <w:szCs w:val="16"/>
    </w:rPr>
  </w:style>
  <w:style w:type="paragraph" w:styleId="CommentText">
    <w:name w:val="annotation text"/>
    <w:basedOn w:val="Normal"/>
    <w:link w:val="CommentTextChar"/>
    <w:uiPriority w:val="99"/>
    <w:unhideWhenUsed/>
    <w:rsid w:val="00942CBD"/>
    <w:rPr>
      <w:rFonts w:cs="Angsana New"/>
      <w:sz w:val="20"/>
      <w:szCs w:val="25"/>
    </w:rPr>
  </w:style>
  <w:style w:type="character" w:customStyle="1" w:styleId="CommentTextChar">
    <w:name w:val="Comment Text Char"/>
    <w:basedOn w:val="DefaultParagraphFont"/>
    <w:link w:val="CommentText"/>
    <w:uiPriority w:val="99"/>
    <w:rsid w:val="00942CBD"/>
    <w:rPr>
      <w:rFonts w:eastAsia="TH Sarabun New" w:cs="Angsana New"/>
      <w:sz w:val="20"/>
      <w:szCs w:val="25"/>
    </w:rPr>
  </w:style>
  <w:style w:type="paragraph" w:styleId="CommentSubject">
    <w:name w:val="annotation subject"/>
    <w:basedOn w:val="CommentText"/>
    <w:next w:val="CommentText"/>
    <w:link w:val="CommentSubjectChar"/>
    <w:uiPriority w:val="99"/>
    <w:semiHidden/>
    <w:unhideWhenUsed/>
    <w:rsid w:val="00942CBD"/>
    <w:rPr>
      <w:b/>
      <w:bCs/>
    </w:rPr>
  </w:style>
  <w:style w:type="character" w:customStyle="1" w:styleId="CommentSubjectChar">
    <w:name w:val="Comment Subject Char"/>
    <w:basedOn w:val="CommentTextChar"/>
    <w:link w:val="CommentSubject"/>
    <w:uiPriority w:val="99"/>
    <w:semiHidden/>
    <w:rsid w:val="00942CBD"/>
    <w:rPr>
      <w:rFonts w:eastAsia="TH Sarabun New" w:cs="Angsana New"/>
      <w:b/>
      <w:bCs/>
      <w:sz w:val="20"/>
      <w:szCs w:val="25"/>
    </w:rPr>
  </w:style>
  <w:style w:type="table" w:styleId="PlainTable3">
    <w:name w:val="Plain Table 3"/>
    <w:basedOn w:val="TableNormal"/>
    <w:uiPriority w:val="43"/>
    <w:rsid w:val="008B5D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CD0A14"/>
    <w:pPr>
      <w:spacing w:after="0" w:line="240" w:lineRule="auto"/>
    </w:pPr>
    <w:rPr>
      <w:rFonts w:eastAsia="TH Sarabun New"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1463">
      <w:bodyDiv w:val="1"/>
      <w:marLeft w:val="0"/>
      <w:marRight w:val="0"/>
      <w:marTop w:val="0"/>
      <w:marBottom w:val="0"/>
      <w:divBdr>
        <w:top w:val="none" w:sz="0" w:space="0" w:color="auto"/>
        <w:left w:val="none" w:sz="0" w:space="0" w:color="auto"/>
        <w:bottom w:val="none" w:sz="0" w:space="0" w:color="auto"/>
        <w:right w:val="none" w:sz="0" w:space="0" w:color="auto"/>
      </w:divBdr>
    </w:div>
    <w:div w:id="481697344">
      <w:bodyDiv w:val="1"/>
      <w:marLeft w:val="0"/>
      <w:marRight w:val="0"/>
      <w:marTop w:val="0"/>
      <w:marBottom w:val="0"/>
      <w:divBdr>
        <w:top w:val="none" w:sz="0" w:space="0" w:color="auto"/>
        <w:left w:val="none" w:sz="0" w:space="0" w:color="auto"/>
        <w:bottom w:val="none" w:sz="0" w:space="0" w:color="auto"/>
        <w:right w:val="none" w:sz="0" w:space="0" w:color="auto"/>
      </w:divBdr>
    </w:div>
    <w:div w:id="863401192">
      <w:bodyDiv w:val="1"/>
      <w:marLeft w:val="0"/>
      <w:marRight w:val="0"/>
      <w:marTop w:val="0"/>
      <w:marBottom w:val="0"/>
      <w:divBdr>
        <w:top w:val="none" w:sz="0" w:space="0" w:color="auto"/>
        <w:left w:val="none" w:sz="0" w:space="0" w:color="auto"/>
        <w:bottom w:val="none" w:sz="0" w:space="0" w:color="auto"/>
        <w:right w:val="none" w:sz="0" w:space="0" w:color="auto"/>
      </w:divBdr>
    </w:div>
    <w:div w:id="891379953">
      <w:bodyDiv w:val="1"/>
      <w:marLeft w:val="0"/>
      <w:marRight w:val="0"/>
      <w:marTop w:val="0"/>
      <w:marBottom w:val="0"/>
      <w:divBdr>
        <w:top w:val="none" w:sz="0" w:space="0" w:color="auto"/>
        <w:left w:val="none" w:sz="0" w:space="0" w:color="auto"/>
        <w:bottom w:val="none" w:sz="0" w:space="0" w:color="auto"/>
        <w:right w:val="none" w:sz="0" w:space="0" w:color="auto"/>
      </w:divBdr>
    </w:div>
    <w:div w:id="1323660762">
      <w:bodyDiv w:val="1"/>
      <w:marLeft w:val="0"/>
      <w:marRight w:val="0"/>
      <w:marTop w:val="0"/>
      <w:marBottom w:val="0"/>
      <w:divBdr>
        <w:top w:val="none" w:sz="0" w:space="0" w:color="auto"/>
        <w:left w:val="none" w:sz="0" w:space="0" w:color="auto"/>
        <w:bottom w:val="none" w:sz="0" w:space="0" w:color="auto"/>
        <w:right w:val="none" w:sz="0" w:space="0" w:color="auto"/>
      </w:divBdr>
    </w:div>
    <w:div w:id="1614243023">
      <w:bodyDiv w:val="1"/>
      <w:marLeft w:val="0"/>
      <w:marRight w:val="0"/>
      <w:marTop w:val="0"/>
      <w:marBottom w:val="0"/>
      <w:divBdr>
        <w:top w:val="none" w:sz="0" w:space="0" w:color="auto"/>
        <w:left w:val="none" w:sz="0" w:space="0" w:color="auto"/>
        <w:bottom w:val="none" w:sz="0" w:space="0" w:color="auto"/>
        <w:right w:val="none" w:sz="0" w:space="0" w:color="auto"/>
      </w:divBdr>
    </w:div>
    <w:div w:id="1685551322">
      <w:bodyDiv w:val="1"/>
      <w:marLeft w:val="0"/>
      <w:marRight w:val="0"/>
      <w:marTop w:val="0"/>
      <w:marBottom w:val="0"/>
      <w:divBdr>
        <w:top w:val="none" w:sz="0" w:space="0" w:color="auto"/>
        <w:left w:val="none" w:sz="0" w:space="0" w:color="auto"/>
        <w:bottom w:val="none" w:sz="0" w:space="0" w:color="auto"/>
        <w:right w:val="none" w:sz="0" w:space="0" w:color="auto"/>
      </w:divBdr>
    </w:div>
    <w:div w:id="183147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settings.xml.rels><?xml version="1.0" encoding="UTF-8"?><Relationships xmlns="http://schemas.openxmlformats.org/package/2006/relationships"><Relationship Id="rId1" Type="http://schemas.openxmlformats.org/officeDocument/2006/relationships/attachedTemplate" Target="file:///C:\Users\Nopasunchai\OneDrive%20-%20Silicon%20Craft%20Technology\Desktop\Temp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90C76ACEA0A14EBA3AE70418A37E4C" ma:contentTypeVersion="16" ma:contentTypeDescription="Create a new document." ma:contentTypeScope="" ma:versionID="fe35f5d367ebc51921dca79a874eb23c">
  <xsd:schema xmlns:xsd="http://www.w3.org/2001/XMLSchema" xmlns:xs="http://www.w3.org/2001/XMLSchema" xmlns:p="http://schemas.microsoft.com/office/2006/metadata/properties" xmlns:ns2="025a16c2-2df3-4dc3-9566-a9772f65af7b" xmlns:ns3="aef683fa-1d02-4f14-90e2-a32c266ec6c7" targetNamespace="http://schemas.microsoft.com/office/2006/metadata/properties" ma:root="true" ma:fieldsID="50b56458dddcab87055a2387947c3197" ns2:_="" ns3:_="">
    <xsd:import namespace="025a16c2-2df3-4dc3-9566-a9772f65af7b"/>
    <xsd:import namespace="aef683fa-1d02-4f14-90e2-a32c266ec6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5a16c2-2df3-4dc3-9566-a9772f65a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ca7b95e-db9e-4c6f-877f-8dc8e2b229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f683fa-1d02-4f14-90e2-a32c266ec6c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9d8ef80-50c5-4cba-b7de-312f4c818d59}" ma:internalName="TaxCatchAll" ma:showField="CatchAllData" ma:web="aef683fa-1d02-4f14-90e2-a32c266ec6c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407F-6BAC-4870-8D61-1D4BA65D2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5a16c2-2df3-4dc3-9566-a9772f65af7b"/>
    <ds:schemaRef ds:uri="aef683fa-1d02-4f14-90e2-a32c266ec6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4016-01C5-46F4-8359-40AEB1E361D8}">
  <ds:schemaRefs>
    <ds:schemaRef ds:uri="http://schemas.microsoft.com/sharepoint/v3/contenttype/forms"/>
  </ds:schemaRefs>
</ds:datastoreItem>
</file>

<file path=customXml/itemProps3.xml><?xml version="1.0" encoding="utf-8"?>
<ds:datastoreItem xmlns:ds="http://schemas.openxmlformats.org/officeDocument/2006/customXml" ds:itemID="{80E680D3-4C1C-405B-8709-F21A08E5F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Temp2.dotx</Template>
  <TotalTime>0</TotalTime>
  <Pages>1</Pages>
  <Words>1721</Words>
  <Characters>9811</Characters>
  <Application>Microsoft Office Word</Application>
  <DocSecurity>4</DocSecurity>
  <Lines>81</Lines>
  <Paragraphs>23</Paragraphs>
  <ScaleCrop>false</ScaleCrop>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Nopasunchai Thambumrung</dc:creator>
  <cp:keywords/>
  <dc:description/>
  <cp:lastModifiedBy>Marc Spiegel</cp:lastModifiedBy>
  <cp:revision>134</cp:revision>
  <cp:lastPrinted>2024-08-07T17:18:00Z</cp:lastPrinted>
  <dcterms:created xsi:type="dcterms:W3CDTF">2026-03-05T17:26:00Z</dcterms:created>
  <dcterms:modified xsi:type="dcterms:W3CDTF">2026-03-16T07:39:00Z</dcterms:modified>
</cp:coreProperties>
</file>