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9805" w14:textId="7294EFD2" w:rsidR="00C24B81" w:rsidRPr="0044240C" w:rsidRDefault="00C24B81" w:rsidP="00754941">
      <w:pPr>
        <w:spacing w:before="240"/>
        <w:jc w:val="center"/>
        <w:rPr>
          <w:rFonts w:ascii="Times New Roman" w:hAnsi="Times New Roman" w:cs="Times New Roman"/>
          <w:b/>
          <w:bCs/>
          <w:color w:val="000000" w:themeColor="text1"/>
        </w:rPr>
      </w:pPr>
      <w:r>
        <w:rPr>
          <w:rFonts w:ascii="Times New Roman" w:hAnsi="Times New Roman" w:cs="Times New Roman"/>
          <w:b/>
          <w:bCs/>
          <w:color w:val="000000" w:themeColor="text1"/>
        </w:rPr>
        <w:t>Confirmation Letter – Intellectual Property (IP) Statement</w:t>
      </w:r>
    </w:p>
    <w:p w14:paraId="2F6D8AFA" w14:textId="77777777" w:rsidR="00754941" w:rsidRPr="0044240C" w:rsidRDefault="00754941" w:rsidP="00C24B81">
      <w:pPr>
        <w:spacing w:before="240"/>
        <w:jc w:val="thaiDistribute"/>
        <w:rPr>
          <w:rFonts w:ascii="Times New Roman" w:hAnsi="Times New Roman" w:cs="Times New Roman"/>
          <w:color w:val="000000" w:themeColor="text1"/>
          <w:sz w:val="20"/>
          <w:szCs w:val="20"/>
        </w:rPr>
      </w:pPr>
    </w:p>
    <w:p w14:paraId="71EED51D" w14:textId="285A13BA" w:rsidR="00754941" w:rsidRPr="0044240C" w:rsidRDefault="00C24B81" w:rsidP="00C24B81">
      <w:pPr>
        <w:spacing w:before="240"/>
        <w:jc w:val="thaiDistribute"/>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Date: </w:t>
        <w:tab/>
        <w:t>March 18, 2026</w:t>
      </w:r>
    </w:p>
    <w:p w14:paraId="01CA2051" w14:textId="4B9AE713" w:rsidR="00372572" w:rsidRPr="0044240C" w:rsidRDefault="00C24B81" w:rsidP="00372572">
      <w:pPr>
        <w:jc w:val="thaiDistribute"/>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Dear </w:t>
        <w:tab/>
        <w:t>Director of Miwa Lock Co., Ltd.,</w:t>
      </w:r>
    </w:p>
    <w:p w14:paraId="3BC0A746" w14:textId="4FDAE738" w:rsidR="00C24B81" w:rsidRPr="0044240C" w:rsidRDefault="00BA4CEF" w:rsidP="00C24B81">
      <w:pPr>
        <w:spacing w:before="240"/>
        <w:jc w:val="thaiDistribute"/>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This letter confirms our prior communication concerning potential intellectual property (IP) matters related to the SIC618A product developed by Silicon Craft Technology Public Company Limited (“SIC”).</w:t>
      </w:r>
    </w:p>
    <w:p w14:paraId="68DDFBAC" w14:textId="77777777" w:rsidR="00C24B81" w:rsidRPr="0044240C" w:rsidRDefault="00C24B81" w:rsidP="00C24B81">
      <w:pPr>
        <w:spacing w:before="240"/>
        <w:jc w:val="thaiDistribute"/>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The SIC618A product has been developed through our internal research and development activities based on SIC’s own technologies and patent portfolio.</w:t>
      </w:r>
    </w:p>
    <w:p w14:paraId="270CEE1F" w14:textId="6CB5F6F4" w:rsidR="00C24B81" w:rsidRPr="0044240C" w:rsidRDefault="00563F8B" w:rsidP="00C24B81">
      <w:pPr>
        <w:spacing w:before="240"/>
        <w:jc w:val="thaiDistribute"/>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Based on a reasonable assessment of publicly available patent information within </w:t>
      </w:r>
      <w:commentRangeStart w:id="0"/>
      <w:del w:id="10" w:author="Marc Spiegel" w:date="2026-03-19T00:00:00Z">
        <w:r>
          <w:rPr>
            <w:rFonts w:ascii="Times New Roman" w:hAnsi="Times New Roman" w:cs="Times New Roman"/>
            <w:color w:val="000000" w:themeColor="text1"/>
            <w:sz w:val="20"/>
            <w:szCs w:val="20"/>
          </w:rPr>
          <w:delText xml:space="preserve">the relevant technology scope</w:delText>
        </w:r>
      </w:del>
      <w:ins w:id="11" w:author="Marc Spiegel" w:date="2026-03-19T00:00:00Z">
        <w:r>
          <w:rPr>
            <w:rFonts w:ascii="Times New Roman" w:hAnsi="Times New Roman" w:cs="Times New Roman"/>
            <w:color w:val="000000" w:themeColor="text1"/>
            <w:sz w:val="20"/>
            <w:szCs w:val="20"/>
          </w:rPr>
          <w:t xml:space="preserve">the scope of LF transponder and AES encryption technology for access control applications</w:t>
        </w:r>
      </w:ins>
      <w:commentRangeEnd w:id="0"/>
      <w:r>
        <w:rPr>
          <w:rStyle w:val="CommentReference"/>
        </w:rPr>
        <w:commentReference w:id="0"/>
      </w:r>
      <w:r>
        <w:rPr>
          <w:rFonts w:ascii="Times New Roman" w:hAnsi="Times New Roman" w:cs="Times New Roman"/>
          <w:color w:val="000000" w:themeColor="text1"/>
          <w:sz w:val="20"/>
          <w:szCs w:val="20"/>
        </w:rPr>
        <w:t xml:space="preserve">, SIC has not identified any patents that would be infringed by the SIC618A product. </w:t>
      </w:r>
    </w:p>
    <w:p w14:paraId="51B2C3D4" w14:textId="51B2C3D5" w:rsidR="00AB1234" w:rsidRDefault="00AB1234" w:rsidP="009742FF">
      <w:pPr>
        <w:spacing w:before="240"/>
        <w:jc w:val="thaiDistribute"/>
        <w:rPr>
          <w:ins w:id="12" w:author="Marc Spiegel" w:date="2026-03-19T00:00:00Z"/>
          <w:rFonts w:ascii="Times New Roman" w:hAnsi="Times New Roman" w:cs="Times New Roman"/>
          <w:color w:val="000000" w:themeColor="text1"/>
          <w:sz w:val="20"/>
          <w:szCs w:val="20"/>
        </w:rPr>
      </w:pPr>
      <w:commentRangeStart w:id="1"/>
      <w:ins w:id="13" w:author="Marc Spiegel" w:date="2026-03-19T00:00:00Z">
        <w:r>
          <w:rPr>
            <w:rFonts w:ascii="Times New Roman" w:hAnsi="Times New Roman" w:cs="Times New Roman"/>
            <w:color w:val="000000" w:themeColor="text1"/>
            <w:sz w:val="20"/>
            <w:szCs w:val="20"/>
          </w:rPr>
          <w:t>This letter is provided for informational purposes only and does not constitute a warranty, guarantee, or indemnity against third-party intellectual property claims. SIC’s liability in connection with this letter shall not exceed the scope of the representations expressly made herein.</w:t>
        </w:r>
      </w:ins>
      <w:commentRangeEnd w:id="1"/>
      <w:r>
        <w:rPr>
          <w:rStyle w:val="CommentReference"/>
        </w:rPr>
        <w:commentReference w:id="1"/>
      </w:r>
    </w:p>
    <w:p w14:paraId="1C1F5451" w14:textId="00207C9F" w:rsidR="009742FF" w:rsidRPr="0044240C" w:rsidRDefault="00076E9A" w:rsidP="009742FF">
      <w:pPr>
        <w:spacing w:before="240"/>
        <w:jc w:val="thaiDistribute"/>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 xml:space="preserve">SIC recognizes the importance of intellectual property rights and is committed to full compliance with applicable laws and regulations. </w:t>
      </w:r>
      <w:commentRangeStart w:id="2"/>
      <w:del w:id="14" w:author="Marc Spiegel" w:date="2026-03-19T00:00:00Z">
        <w:r>
          <w:rPr>
            <w:rFonts w:ascii="Times New Roman" w:hAnsi="Times New Roman" w:cs="Times New Roman"/>
            <w:color w:val="000000" w:themeColor="text1"/>
            <w:sz w:val="20"/>
            <w:szCs w:val="20"/>
          </w:rPr>
          <w:delText>If you have any specific patents or further concerns, we would be pleased to review them in more detail.</w:delText>
        </w:r>
      </w:del>
      <w:ins w:id="15" w:author="Marc Spiegel" w:date="2026-03-19T00:00:00Z">
        <w:r>
          <w:rPr>
            <w:rFonts w:ascii="Times New Roman" w:hAnsi="Times New Roman" w:cs="Times New Roman"/>
            <w:color w:val="000000" w:themeColor="text1"/>
            <w:sz w:val="20"/>
            <w:szCs w:val="20"/>
          </w:rPr>
          <w:t>Should specific patent concerns arise, SIC is willing to discuss them in good faith on a case-by-case basis.</w:t>
        </w:r>
      </w:ins>
      <w:commentRangeEnd w:id="2"/>
      <w:r>
        <w:rPr>
          <w:rStyle w:val="CommentReference"/>
        </w:rPr>
        <w:commentReference w:id="2"/>
      </w:r>
    </w:p>
    <w:p w14:paraId="61F2A3B4" w14:textId="61F2A3B5" w:rsidR="00AB1234" w:rsidRDefault="00AB1234" w:rsidP="00C24B81">
      <w:pPr>
        <w:spacing w:before="240"/>
        <w:jc w:val="thaiDistribute"/>
        <w:rPr>
          <w:ins w:id="16" w:author="Marc Spiegel" w:date="2026-03-19T00:00:00Z"/>
          <w:rFonts w:ascii="Times New Roman" w:hAnsi="Times New Roman" w:cs="Times New Roman"/>
          <w:color w:val="000000" w:themeColor="text1"/>
          <w:sz w:val="20"/>
          <w:szCs w:val="20"/>
        </w:rPr>
      </w:pPr>
      <w:commentRangeStart w:id="3"/>
      <w:ins w:id="17" w:author="Marc Spiegel" w:date="2026-03-19T00:00:00Z">
        <w:r>
          <w:rPr>
            <w:rFonts w:ascii="Times New Roman" w:hAnsi="Times New Roman" w:cs="Times New Roman"/>
            <w:color w:val="000000" w:themeColor="text1"/>
            <w:sz w:val="20"/>
            <w:szCs w:val="20"/>
          </w:rPr>
          <w:t>The representations in this letter are valid for a period of twelve (12) months from the date hereof and are based on information available to SIC as of the date of this letter. This letter shall be governed by and construed in accordance with the laws of Singapore.</w:t>
        </w:r>
      </w:ins>
      <w:commentRangeEnd w:id="3"/>
      <w:r>
        <w:rPr>
          <w:rStyle w:val="CommentReference"/>
        </w:rPr>
        <w:commentReference w:id="3"/>
      </w:r>
    </w:p>
    <w:p w14:paraId="4CEC9D1B" w14:textId="70BE0A5E" w:rsidR="00C24B81" w:rsidRPr="0044240C" w:rsidRDefault="009742FF" w:rsidP="00C24B81">
      <w:pPr>
        <w:spacing w:before="240"/>
        <w:jc w:val="thaiDistribute"/>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Thank you for your understanding. We look forward to continuing our positive business relationship.</w:t>
      </w:r>
    </w:p>
    <w:p w14:paraId="54827D6E" w14:textId="77777777" w:rsidR="00DF4001" w:rsidRPr="0044240C" w:rsidRDefault="00DF4001" w:rsidP="00FE4FF9">
      <w:pPr>
        <w:spacing w:before="240"/>
        <w:jc w:val="thaiDistribute"/>
        <w:rPr>
          <w:rFonts w:ascii="Times New Roman" w:hAnsi="Times New Roman" w:cs="Times New Roman"/>
          <w:color w:val="000000" w:themeColor="text1"/>
          <w:sz w:val="20"/>
          <w:szCs w:val="20"/>
        </w:rPr>
      </w:pPr>
    </w:p>
    <w:p w14:paraId="205F5C65" w14:textId="77777777" w:rsidR="004A4C95" w:rsidRPr="0044240C" w:rsidRDefault="004A4C95" w:rsidP="004A4C95">
      <w:pPr>
        <w:jc w:val="thaiDistribute"/>
        <w:rPr>
          <w:rFonts w:ascii="Times New Roman" w:hAnsi="Times New Roman" w:cs="Times New Roman"/>
          <w:color w:val="000000" w:themeColor="text1"/>
          <w:sz w:val="20"/>
          <w:szCs w:val="20"/>
        </w:rPr>
      </w:pPr>
    </w:p>
    <w:p w14:paraId="056858B9" w14:textId="77777777" w:rsidR="004A4C95" w:rsidRPr="0044240C" w:rsidRDefault="004A4C95" w:rsidP="004A4C95">
      <w:pP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Sincerely,</w:t>
      </w:r>
    </w:p>
    <w:p w14:paraId="0F20765F" w14:textId="77777777" w:rsidR="004A4C95" w:rsidRPr="0044240C" w:rsidRDefault="004A4C95" w:rsidP="004A4C95">
      <w:pPr>
        <w:rPr>
          <w:rFonts w:ascii="Times New Roman" w:hAnsi="Times New Roman" w:cs="Times New Roman"/>
          <w:color w:val="000000" w:themeColor="text1"/>
          <w:sz w:val="20"/>
          <w:szCs w:val="20"/>
        </w:rPr>
      </w:pPr>
    </w:p>
    <w:p w14:paraId="1CFBD599" w14:textId="77777777" w:rsidR="00754941" w:rsidRPr="0044240C" w:rsidRDefault="00754941" w:rsidP="004A4C95">
      <w:pPr>
        <w:rPr>
          <w:rFonts w:ascii="Times New Roman" w:hAnsi="Times New Roman" w:cs="Times New Roman"/>
          <w:color w:val="000000" w:themeColor="text1"/>
          <w:sz w:val="20"/>
          <w:szCs w:val="20"/>
        </w:rPr>
      </w:pPr>
    </w:p>
    <w:p w14:paraId="53136B79" w14:textId="77777777" w:rsidR="004A4C95" w:rsidRPr="0044240C" w:rsidRDefault="004A4C95" w:rsidP="00C00A5F">
      <w:pPr>
        <w:spacing w:after="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Bodin Kasemset</w:t>
      </w:r>
    </w:p>
    <w:p w14:paraId="705C4166" w14:textId="6437DCF7" w:rsidR="000E3F00" w:rsidRPr="0044240C" w:rsidRDefault="004A4C95" w:rsidP="007E2391">
      <w:pPr>
        <w:spacing w:after="0"/>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Chief Executive Officer</w:t>
      </w:r>
    </w:p>
    <w:p w14:paraId="2361A88D" w14:textId="1CDF767C" w:rsidR="00D102D7" w:rsidRPr="0044240C" w:rsidRDefault="00D102D7" w:rsidP="00E018D0">
      <w:pPr>
        <w:spacing w:line="259" w:lineRule="auto"/>
        <w:rPr>
          <w:rFonts w:ascii="Times New Roman" w:hAnsi="Times New Roman" w:cs="Times New Roman"/>
          <w:color w:val="000000" w:themeColor="text1"/>
          <w:sz w:val="20"/>
          <w:szCs w:val="20"/>
        </w:rPr>
      </w:pPr>
    </w:p>
    <w:sectPr w:rsidR="00D102D7" w:rsidRPr="0044240C" w:rsidSect="00D337A3">
      <w:headerReference w:type="even" r:id="rId11"/>
      <w:headerReference w:type="default" r:id="rId12"/>
      <w:footerReference w:type="even" r:id="rId13"/>
      <w:footerReference w:type="default" r:id="rId14"/>
      <w:headerReference w:type="first" r:id="rId15"/>
      <w:footerReference w:type="first" r:id="rId16"/>
      <w:pgSz w:w="11906" w:h="16838"/>
      <w:pgMar w:top="1134"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 Spiegel" w:date="2026-03-19T04:52:25Z" w:initials="MS">
    <w:p w14:paraId="0C1CF036" w14:textId="77777777">
      <w:r>
        <w:rPr>
          <w:rStyle w:val="CommentReference"/>
        </w:rPr>
        <w:annotationRef/>
      </w:r>
      <w:r>
        <w:rPr>
          <w:color w:val="000000"/>
          <w:sz w:val="20"/>
          <w:szCs w:val="20"/>
        </w:rPr>
        <w:t>Narrowed relevant technology scope to the specific technology area so it cannot be stretched beyond intent.</w:t>
      </w:r>
    </w:p>
  </w:comment>
  <w:comment w:id="1" w:author="Marc Spiegel" w:date="2026-03-19T04:52:25Z" w:initials="MS">
    <w:p w14:paraId="7B0267B6" w14:textId="77777777">
      <w:r>
        <w:rPr>
          <w:rStyle w:val="CommentReference"/>
        </w:rPr>
        <w:annotationRef/>
      </w:r>
      <w:r>
        <w:rPr>
          <w:color w:val="000000"/>
          <w:sz w:val="20"/>
          <w:szCs w:val="20"/>
        </w:rPr>
        <w:t>Added liability disclaimer. Without this, the letter could be used as a basis for indemnity claims.</w:t>
      </w:r>
    </w:p>
  </w:comment>
  <w:comment w:id="2" w:author="Marc Spiegel" w:date="2026-03-19T04:52:25Z" w:initials="MS">
    <w:p w14:paraId="4F60E2C3" w14:textId="77777777">
      <w:r>
        <w:rPr>
          <w:rStyle w:val="CommentReference"/>
        </w:rPr>
        <w:annotationRef/>
      </w:r>
      <w:r>
        <w:rPr>
          <w:color w:val="000000"/>
          <w:sz w:val="20"/>
          <w:szCs w:val="20"/>
        </w:rPr>
        <w:t>Softened from open invitation to conduct FTO analysis. Original wording could obligate SIC to costly patent reviews.</w:t>
      </w:r>
    </w:p>
  </w:comment>
  <w:comment w:id="3" w:author="Marc Spiegel" w:date="2026-03-19T04:52:25Z" w:initials="MS">
    <w:p w14:paraId="7022F5C6" w14:textId="77777777">
      <w:r>
        <w:rPr>
          <w:rStyle w:val="CommentReference"/>
        </w:rPr>
        <w:annotationRef/>
      </w:r>
      <w:r>
        <w:rPr>
          <w:color w:val="000000"/>
          <w:sz w:val="20"/>
          <w:szCs w:val="20"/>
        </w:rPr>
        <w:t>Added validity period (12 months) and governing law (Singapore). Aligns with our standard commercial terms.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1CF036" w15:done="0"/>
  <w15:commentEx w15:paraId="7B0267B6" w15:done="0"/>
  <w15:commentEx w15:paraId="4F60E2C3" w15:done="0"/>
  <w15:commentEx w15:paraId="7022F5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29ADBF63" w16cex:dateUtc="2026-03-19T04:52:25Z"/>
  <w16cex:commentExtensible w16cex:durableId="332CDD48" w16cex:dateUtc="2026-03-19T04:52:25Z"/>
  <w16cex:commentExtensible w16cex:durableId="3EA5E0F7" w16cex:dateUtc="2026-03-19T04:52:25Z"/>
  <w16cex:commentExtensible w16cex:durableId="2BDEE52A" w16cex:dateUtc="2026-03-19T04:52:25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1CF036" w16cid:durableId="29ADBF63"/>
  <w16cid:commentId w16cid:paraId="7B0267B6" w16cid:durableId="332CDD48"/>
  <w16cid:commentId w16cid:paraId="4F60E2C3" w16cid:durableId="3EA5E0F7"/>
  <w16cid:commentId w16cid:paraId="7022F5C6" w16cid:durableId="2BDEE5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14C5F" w14:textId="77777777" w:rsidR="00912EC2" w:rsidRDefault="00912EC2" w:rsidP="00B31C22">
      <w:pPr>
        <w:spacing w:after="0"/>
      </w:pPr>
      <w:r>
        <w:separator/>
      </w:r>
    </w:p>
  </w:endnote>
  <w:endnote w:type="continuationSeparator" w:id="0">
    <w:p w14:paraId="51F0FB78" w14:textId="77777777" w:rsidR="00912EC2" w:rsidRDefault="00912EC2" w:rsidP="00B31C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 New">
    <w:altName w:val="Browallia New"/>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6278" w14:textId="77777777" w:rsidR="00496189" w:rsidRDefault="004961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854EC" w14:textId="77777777" w:rsidR="00B31C22" w:rsidRDefault="00B31C22" w:rsidP="001C097A">
    <w:pPr>
      <w:pStyle w:val="Footer"/>
      <w:ind w:left="-709"/>
    </w:pPr>
    <w:r>
      <w:rPr>
        <w:noProof/>
      </w:rPr>
      <w:drawing>
        <wp:anchor distT="0" distB="0" distL="114300" distR="114300" simplePos="0" relativeHeight="251658242" behindDoc="1" locked="0" layoutInCell="1" allowOverlap="1" wp14:anchorId="77B36BF3" wp14:editId="201C1DAB">
          <wp:simplePos x="0" y="0"/>
          <wp:positionH relativeFrom="margin">
            <wp:posOffset>-447675</wp:posOffset>
          </wp:positionH>
          <wp:positionV relativeFrom="paragraph">
            <wp:posOffset>-38100</wp:posOffset>
          </wp:positionV>
          <wp:extent cx="6644813" cy="387350"/>
          <wp:effectExtent l="0" t="0" r="3810" b="0"/>
          <wp:wrapNone/>
          <wp:docPr id="1989284167" name="Picture 1989284167"/>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tretch>
                    <a:fillRect/>
                  </a:stretch>
                </pic:blipFill>
                <pic:spPr bwMode="auto">
                  <a:xfrm>
                    <a:off x="0" y="0"/>
                    <a:ext cx="6644813" cy="3873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5F965" w14:textId="77777777" w:rsidR="00496189" w:rsidRDefault="004961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6E26A" w14:textId="77777777" w:rsidR="00912EC2" w:rsidRDefault="00912EC2" w:rsidP="00B31C22">
      <w:pPr>
        <w:spacing w:after="0"/>
      </w:pPr>
      <w:r>
        <w:separator/>
      </w:r>
    </w:p>
  </w:footnote>
  <w:footnote w:type="continuationSeparator" w:id="0">
    <w:p w14:paraId="73D97C22" w14:textId="77777777" w:rsidR="00912EC2" w:rsidRDefault="00912EC2" w:rsidP="00B31C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CD45" w14:textId="77777777" w:rsidR="00496189" w:rsidRDefault="004961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A31AD" w14:textId="4AD35CC5" w:rsidR="00AF6BC6" w:rsidRDefault="00AF6BC6" w:rsidP="00EB6BE1">
    <w:pPr>
      <w:pStyle w:val="Header"/>
      <w:tabs>
        <w:tab w:val="clear" w:pos="4513"/>
        <w:tab w:val="clear" w:pos="9026"/>
        <w:tab w:val="left" w:pos="1617"/>
      </w:tabs>
    </w:pPr>
    <w:r>
      <w:rPr>
        <w:noProof/>
      </w:rPr>
      <w:drawing>
        <wp:anchor distT="0" distB="0" distL="114300" distR="114300" simplePos="0" relativeHeight="251658240" behindDoc="0" locked="0" layoutInCell="1" allowOverlap="1" wp14:anchorId="7F303AF8" wp14:editId="6578F091">
          <wp:simplePos x="0" y="0"/>
          <wp:positionH relativeFrom="margin">
            <wp:posOffset>5114925</wp:posOffset>
          </wp:positionH>
          <wp:positionV relativeFrom="paragraph">
            <wp:posOffset>-251936</wp:posOffset>
          </wp:positionV>
          <wp:extent cx="781050" cy="585788"/>
          <wp:effectExtent l="0" t="0" r="0" b="5080"/>
          <wp:wrapNone/>
          <wp:docPr id="236820616" name="Picture 236820616" descr="Graphical user interface, application  Description automatically generated"/>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  Description automatically generated"/>
                  <pic:cNvPicPr/>
                </pic:nvPicPr>
                <pic:blipFill>
                  <a:blip r:embed="rId1">
                    <a:extLst>
                      <a:ext uri="{28A0092B-C50C-407E-A947-70E740481C1C}">
                        <a14:useLocalDpi xmlns:a14="http://schemas.microsoft.com/office/drawing/2010/main" val="0"/>
                      </a:ext>
                    </a:extLst>
                  </a:blip>
                  <a:stretch>
                    <a:fillRect/>
                  </a:stretch>
                </pic:blipFill>
                <pic:spPr bwMode="auto">
                  <a:xfrm>
                    <a:off x="0" y="0"/>
                    <a:ext cx="794061" cy="59554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x-none" w:eastAsia="x-none"/>
      </w:rPr>
      <w:drawing>
        <wp:anchor distT="0" distB="0" distL="114300" distR="114300" simplePos="0" relativeHeight="251658241" behindDoc="1" locked="0" layoutInCell="1" allowOverlap="1" wp14:anchorId="2BDB45C1" wp14:editId="160FD036">
          <wp:simplePos x="0" y="0"/>
          <wp:positionH relativeFrom="margin">
            <wp:posOffset>0</wp:posOffset>
          </wp:positionH>
          <wp:positionV relativeFrom="paragraph">
            <wp:posOffset>-149431</wp:posOffset>
          </wp:positionV>
          <wp:extent cx="1363345" cy="481965"/>
          <wp:effectExtent l="0" t="0" r="8255" b="0"/>
          <wp:wrapNone/>
          <wp:docPr id="587595903" name="Picture 587595903"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  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63345" cy="481965"/>
                  </a:xfrm>
                  <a:prstGeom prst="rect">
                    <a:avLst/>
                  </a:prstGeom>
                  <a:noFill/>
                  <a:ln>
                    <a:noFill/>
                  </a:ln>
                </pic:spPr>
              </pic:pic>
            </a:graphicData>
          </a:graphic>
          <wp14:sizeRelH relativeFrom="page">
            <wp14:pctWidth>0</wp14:pctWidth>
          </wp14:sizeRelH>
          <wp14:sizeRelV relativeFrom="page">
            <wp14:pctHeight>0</wp14:pctHeight>
          </wp14:sizeRelV>
        </wp:anchor>
      </w:drawing>
    </w:r>
    <w:r w:rsidR="00EB6BE1">
      <w:tab/>
    </w:r>
  </w:p>
  <w:p w14:paraId="70F0B986" w14:textId="77777777" w:rsidR="00B31C22" w:rsidRDefault="00B31C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68D01" w14:textId="77777777" w:rsidR="00496189" w:rsidRDefault="004961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C7909"/>
    <w:multiLevelType w:val="hybridMultilevel"/>
    <w:tmpl w:val="13526F6A"/>
    <w:lvl w:ilvl="0" w:tplc="45788AC4">
      <w:start w:val="1"/>
      <w:numFmt w:val="decimal"/>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 w15:restartNumberingAfterBreak="0">
    <w:nsid w:val="1A254680"/>
    <w:multiLevelType w:val="hybridMultilevel"/>
    <w:tmpl w:val="E0828884"/>
    <w:lvl w:ilvl="0" w:tplc="CF34ADDA">
      <w:start w:val="1"/>
      <w:numFmt w:val="decimal"/>
      <w:pStyle w:val="ListParagraph"/>
      <w:lvlText w:val="%1."/>
      <w:lvlJc w:val="left"/>
      <w:pPr>
        <w:ind w:left="1080" w:hanging="360"/>
      </w:pPr>
      <w:rPr>
        <w:rFonts w:hint="default"/>
      </w:r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2" w15:restartNumberingAfterBreak="0">
    <w:nsid w:val="3E1A3949"/>
    <w:multiLevelType w:val="hybridMultilevel"/>
    <w:tmpl w:val="B3CC1950"/>
    <w:lvl w:ilvl="0" w:tplc="69288DCE">
      <w:start w:val="1"/>
      <w:numFmt w:val="decimal"/>
      <w:lvlText w:val="%1."/>
      <w:lvlJc w:val="lef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num w:numId="1" w16cid:durableId="1597203453">
    <w:abstractNumId w:val="2"/>
  </w:num>
  <w:num w:numId="2" w16cid:durableId="349451969">
    <w:abstractNumId w:val="1"/>
  </w:num>
  <w:num w:numId="3" w16cid:durableId="1903054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FD"/>
    <w:rsid w:val="00001BEA"/>
    <w:rsid w:val="00004462"/>
    <w:rsid w:val="00006474"/>
    <w:rsid w:val="00010E78"/>
    <w:rsid w:val="00024429"/>
    <w:rsid w:val="00025481"/>
    <w:rsid w:val="0003734C"/>
    <w:rsid w:val="000436DB"/>
    <w:rsid w:val="00076E9A"/>
    <w:rsid w:val="00090C58"/>
    <w:rsid w:val="000B3DBC"/>
    <w:rsid w:val="000E0956"/>
    <w:rsid w:val="000E1068"/>
    <w:rsid w:val="000E1D0F"/>
    <w:rsid w:val="000E3F00"/>
    <w:rsid w:val="000E5428"/>
    <w:rsid w:val="0011252A"/>
    <w:rsid w:val="0011790A"/>
    <w:rsid w:val="00130B21"/>
    <w:rsid w:val="0013748E"/>
    <w:rsid w:val="00180503"/>
    <w:rsid w:val="0018089D"/>
    <w:rsid w:val="001817FD"/>
    <w:rsid w:val="001A31C3"/>
    <w:rsid w:val="001B218D"/>
    <w:rsid w:val="001B4177"/>
    <w:rsid w:val="001B5370"/>
    <w:rsid w:val="001C097A"/>
    <w:rsid w:val="002051DB"/>
    <w:rsid w:val="002077A8"/>
    <w:rsid w:val="00220944"/>
    <w:rsid w:val="002325BC"/>
    <w:rsid w:val="00232838"/>
    <w:rsid w:val="00236F40"/>
    <w:rsid w:val="00237F3A"/>
    <w:rsid w:val="0024605B"/>
    <w:rsid w:val="002646D4"/>
    <w:rsid w:val="00266C45"/>
    <w:rsid w:val="00270C88"/>
    <w:rsid w:val="00273E93"/>
    <w:rsid w:val="002854E6"/>
    <w:rsid w:val="00287A52"/>
    <w:rsid w:val="00292A87"/>
    <w:rsid w:val="00292F37"/>
    <w:rsid w:val="00295226"/>
    <w:rsid w:val="002B0DDE"/>
    <w:rsid w:val="002E58A6"/>
    <w:rsid w:val="003632C9"/>
    <w:rsid w:val="00372572"/>
    <w:rsid w:val="0038288D"/>
    <w:rsid w:val="003C7BA4"/>
    <w:rsid w:val="00401833"/>
    <w:rsid w:val="00410B91"/>
    <w:rsid w:val="00416FE4"/>
    <w:rsid w:val="00431FB5"/>
    <w:rsid w:val="0044240C"/>
    <w:rsid w:val="00443567"/>
    <w:rsid w:val="00443D57"/>
    <w:rsid w:val="00452943"/>
    <w:rsid w:val="004601D2"/>
    <w:rsid w:val="004616A8"/>
    <w:rsid w:val="00496189"/>
    <w:rsid w:val="004A1975"/>
    <w:rsid w:val="004A350C"/>
    <w:rsid w:val="004A4C95"/>
    <w:rsid w:val="004E1761"/>
    <w:rsid w:val="004E373B"/>
    <w:rsid w:val="004F5C47"/>
    <w:rsid w:val="005223B6"/>
    <w:rsid w:val="00527C07"/>
    <w:rsid w:val="0054521D"/>
    <w:rsid w:val="00563F8B"/>
    <w:rsid w:val="00586274"/>
    <w:rsid w:val="005A00D6"/>
    <w:rsid w:val="005C1D79"/>
    <w:rsid w:val="005D4720"/>
    <w:rsid w:val="00644910"/>
    <w:rsid w:val="00666499"/>
    <w:rsid w:val="00687565"/>
    <w:rsid w:val="006D0087"/>
    <w:rsid w:val="006F7D95"/>
    <w:rsid w:val="00710859"/>
    <w:rsid w:val="007224F7"/>
    <w:rsid w:val="00725825"/>
    <w:rsid w:val="0072710C"/>
    <w:rsid w:val="00732BB9"/>
    <w:rsid w:val="00754941"/>
    <w:rsid w:val="00767866"/>
    <w:rsid w:val="00785058"/>
    <w:rsid w:val="007C2E09"/>
    <w:rsid w:val="007C5A88"/>
    <w:rsid w:val="007E2391"/>
    <w:rsid w:val="007E584C"/>
    <w:rsid w:val="007F64CD"/>
    <w:rsid w:val="00814268"/>
    <w:rsid w:val="0081457D"/>
    <w:rsid w:val="00817AFE"/>
    <w:rsid w:val="00826705"/>
    <w:rsid w:val="0083461A"/>
    <w:rsid w:val="00836578"/>
    <w:rsid w:val="008403E0"/>
    <w:rsid w:val="0084406B"/>
    <w:rsid w:val="00854873"/>
    <w:rsid w:val="00890F9C"/>
    <w:rsid w:val="00891924"/>
    <w:rsid w:val="00891C9D"/>
    <w:rsid w:val="008C5A4A"/>
    <w:rsid w:val="008C6C3F"/>
    <w:rsid w:val="008E7B66"/>
    <w:rsid w:val="008F43AF"/>
    <w:rsid w:val="008F65B5"/>
    <w:rsid w:val="00912EC2"/>
    <w:rsid w:val="00915FA8"/>
    <w:rsid w:val="00967B35"/>
    <w:rsid w:val="009742FF"/>
    <w:rsid w:val="00977701"/>
    <w:rsid w:val="0099284B"/>
    <w:rsid w:val="009941EE"/>
    <w:rsid w:val="009A3C14"/>
    <w:rsid w:val="009A3CBF"/>
    <w:rsid w:val="009A4139"/>
    <w:rsid w:val="009B2E1A"/>
    <w:rsid w:val="009C0ED4"/>
    <w:rsid w:val="009D4E63"/>
    <w:rsid w:val="009D79CC"/>
    <w:rsid w:val="009F2D87"/>
    <w:rsid w:val="00A0143D"/>
    <w:rsid w:val="00A02D68"/>
    <w:rsid w:val="00A20DFC"/>
    <w:rsid w:val="00A629AF"/>
    <w:rsid w:val="00A6663E"/>
    <w:rsid w:val="00A92A78"/>
    <w:rsid w:val="00AA7ECF"/>
    <w:rsid w:val="00AB5962"/>
    <w:rsid w:val="00AC44C1"/>
    <w:rsid w:val="00AF35F8"/>
    <w:rsid w:val="00AF6BC6"/>
    <w:rsid w:val="00B06D91"/>
    <w:rsid w:val="00B12EFB"/>
    <w:rsid w:val="00B17992"/>
    <w:rsid w:val="00B17CE9"/>
    <w:rsid w:val="00B239DE"/>
    <w:rsid w:val="00B31C22"/>
    <w:rsid w:val="00B444D1"/>
    <w:rsid w:val="00B725AF"/>
    <w:rsid w:val="00B83918"/>
    <w:rsid w:val="00BA4CEF"/>
    <w:rsid w:val="00BB7A12"/>
    <w:rsid w:val="00BE215B"/>
    <w:rsid w:val="00BE3B1D"/>
    <w:rsid w:val="00BE7241"/>
    <w:rsid w:val="00BF63AF"/>
    <w:rsid w:val="00C00A5F"/>
    <w:rsid w:val="00C06309"/>
    <w:rsid w:val="00C1164E"/>
    <w:rsid w:val="00C13249"/>
    <w:rsid w:val="00C219CE"/>
    <w:rsid w:val="00C24B81"/>
    <w:rsid w:val="00C51DA9"/>
    <w:rsid w:val="00C71D5E"/>
    <w:rsid w:val="00CA32C7"/>
    <w:rsid w:val="00CD310A"/>
    <w:rsid w:val="00CE29DA"/>
    <w:rsid w:val="00CF2831"/>
    <w:rsid w:val="00CF491E"/>
    <w:rsid w:val="00CF51F2"/>
    <w:rsid w:val="00CF5551"/>
    <w:rsid w:val="00D00277"/>
    <w:rsid w:val="00D102D7"/>
    <w:rsid w:val="00D337A3"/>
    <w:rsid w:val="00D411D2"/>
    <w:rsid w:val="00D62D10"/>
    <w:rsid w:val="00D75B1D"/>
    <w:rsid w:val="00D91CCD"/>
    <w:rsid w:val="00DD463C"/>
    <w:rsid w:val="00DF4001"/>
    <w:rsid w:val="00DF4021"/>
    <w:rsid w:val="00E018D0"/>
    <w:rsid w:val="00E2539B"/>
    <w:rsid w:val="00E347AA"/>
    <w:rsid w:val="00E440E5"/>
    <w:rsid w:val="00E708EA"/>
    <w:rsid w:val="00E841C1"/>
    <w:rsid w:val="00EA67E6"/>
    <w:rsid w:val="00EB09FE"/>
    <w:rsid w:val="00EB6BE1"/>
    <w:rsid w:val="00EC52F1"/>
    <w:rsid w:val="00ED4046"/>
    <w:rsid w:val="00EE4247"/>
    <w:rsid w:val="00EF4326"/>
    <w:rsid w:val="00EF79EB"/>
    <w:rsid w:val="00F04D71"/>
    <w:rsid w:val="00F22FD2"/>
    <w:rsid w:val="00F23AEF"/>
    <w:rsid w:val="00F42AB1"/>
    <w:rsid w:val="00F60946"/>
    <w:rsid w:val="00F738EC"/>
    <w:rsid w:val="00F84902"/>
    <w:rsid w:val="00F9018A"/>
    <w:rsid w:val="00F95278"/>
    <w:rsid w:val="00FA4E14"/>
    <w:rsid w:val="00FC043F"/>
    <w:rsid w:val="00FC1F89"/>
    <w:rsid w:val="00FE4FF9"/>
    <w:rsid w:val="00FF1CAD"/>
    <w:rsid w:val="00FF4DA8"/>
    <w:rsid w:val="00FF510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B6208F"/>
  <w15:chartTrackingRefBased/>
  <w15:docId w15:val="{4397E0D6-C903-43D9-8224-8F0E4E57F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eme="minorHAnsi" w:hAnsi="TH Sarabun New" w:cs="TH Sarabun New"/>
        <w:sz w:val="28"/>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C22"/>
    <w:pPr>
      <w:spacing w:line="240" w:lineRule="auto"/>
    </w:pPr>
    <w:rPr>
      <w:rFonts w:eastAsia="TH Sarabun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1C22"/>
    <w:pPr>
      <w:tabs>
        <w:tab w:val="center" w:pos="4513"/>
        <w:tab w:val="right" w:pos="9026"/>
      </w:tabs>
      <w:spacing w:after="0"/>
    </w:pPr>
  </w:style>
  <w:style w:type="character" w:customStyle="1" w:styleId="HeaderChar">
    <w:name w:val="Header Char"/>
    <w:basedOn w:val="DefaultParagraphFont"/>
    <w:link w:val="Header"/>
    <w:uiPriority w:val="99"/>
    <w:rsid w:val="00B31C22"/>
  </w:style>
  <w:style w:type="paragraph" w:styleId="Footer">
    <w:name w:val="footer"/>
    <w:basedOn w:val="Normal"/>
    <w:link w:val="FooterChar"/>
    <w:uiPriority w:val="99"/>
    <w:unhideWhenUsed/>
    <w:rsid w:val="00B31C22"/>
    <w:pPr>
      <w:tabs>
        <w:tab w:val="center" w:pos="4513"/>
        <w:tab w:val="right" w:pos="9026"/>
      </w:tabs>
      <w:spacing w:after="0"/>
    </w:pPr>
  </w:style>
  <w:style w:type="character" w:customStyle="1" w:styleId="FooterChar">
    <w:name w:val="Footer Char"/>
    <w:basedOn w:val="DefaultParagraphFont"/>
    <w:link w:val="Footer"/>
    <w:uiPriority w:val="99"/>
    <w:rsid w:val="00B31C22"/>
  </w:style>
  <w:style w:type="paragraph" w:styleId="ListParagraph">
    <w:name w:val="List Paragraph"/>
    <w:basedOn w:val="Normal"/>
    <w:autoRedefine/>
    <w:uiPriority w:val="34"/>
    <w:qFormat/>
    <w:rsid w:val="008F43AF"/>
    <w:pPr>
      <w:numPr>
        <w:numId w:val="2"/>
      </w:numPr>
      <w:spacing w:line="259" w:lineRule="auto"/>
      <w:contextualSpacing/>
      <w:jc w:val="thaiDistribute"/>
    </w:pPr>
  </w:style>
  <w:style w:type="character" w:styleId="CommentReference">
    <w:name w:val="annotation reference"/>
    <w:basedOn w:val="DefaultParagraphFont"/>
    <w:uiPriority w:val="99"/>
    <w:semiHidden/>
    <w:unhideWhenUsed/>
    <w:rsid w:val="00180503"/>
    <w:rPr>
      <w:sz w:val="16"/>
      <w:szCs w:val="16"/>
    </w:rPr>
  </w:style>
  <w:style w:type="paragraph" w:styleId="CommentText">
    <w:name w:val="annotation text"/>
    <w:basedOn w:val="Normal"/>
    <w:link w:val="CommentTextChar"/>
    <w:uiPriority w:val="99"/>
    <w:unhideWhenUsed/>
    <w:rsid w:val="00180503"/>
    <w:rPr>
      <w:rFonts w:cs="Angsana New"/>
      <w:sz w:val="20"/>
      <w:szCs w:val="25"/>
    </w:rPr>
  </w:style>
  <w:style w:type="character" w:customStyle="1" w:styleId="CommentTextChar">
    <w:name w:val="Comment Text Char"/>
    <w:basedOn w:val="DefaultParagraphFont"/>
    <w:link w:val="CommentText"/>
    <w:uiPriority w:val="99"/>
    <w:rsid w:val="00180503"/>
    <w:rPr>
      <w:rFonts w:eastAsia="TH Sarabun New" w:cs="Angsana New"/>
      <w:sz w:val="20"/>
      <w:szCs w:val="25"/>
    </w:rPr>
  </w:style>
  <w:style w:type="paragraph" w:styleId="CommentSubject">
    <w:name w:val="annotation subject"/>
    <w:basedOn w:val="CommentText"/>
    <w:next w:val="CommentText"/>
    <w:link w:val="CommentSubjectChar"/>
    <w:uiPriority w:val="99"/>
    <w:semiHidden/>
    <w:unhideWhenUsed/>
    <w:rsid w:val="00180503"/>
    <w:rPr>
      <w:b/>
      <w:bCs/>
    </w:rPr>
  </w:style>
  <w:style w:type="character" w:customStyle="1" w:styleId="CommentSubjectChar">
    <w:name w:val="Comment Subject Char"/>
    <w:basedOn w:val="CommentTextChar"/>
    <w:link w:val="CommentSubject"/>
    <w:uiPriority w:val="99"/>
    <w:semiHidden/>
    <w:rsid w:val="00180503"/>
    <w:rPr>
      <w:rFonts w:eastAsia="TH Sarabun New" w:cs="Angsana New"/>
      <w:b/>
      <w:bCs/>
      <w:sz w:val="20"/>
      <w:szCs w:val="25"/>
    </w:rPr>
  </w:style>
  <w:style w:type="paragraph" w:styleId="Revision">
    <w:name w:val="Revision"/>
    <w:hidden/>
    <w:uiPriority w:val="99"/>
    <w:semiHidden/>
    <w:rsid w:val="00236F40"/>
    <w:pPr>
      <w:spacing w:after="0" w:line="240" w:lineRule="auto"/>
    </w:pPr>
    <w:rPr>
      <w:rFonts w:eastAsia="TH Sarabun New" w:cs="Angsana New"/>
      <w:szCs w:val="35"/>
    </w:rPr>
  </w:style>
  <w:style w:type="table" w:styleId="TableGrid">
    <w:name w:val="Table Grid"/>
    <w:basedOn w:val="TableNormal"/>
    <w:uiPriority w:val="39"/>
    <w:rsid w:val="00270C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54521D"/>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54521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81463">
      <w:bodyDiv w:val="1"/>
      <w:marLeft w:val="0"/>
      <w:marRight w:val="0"/>
      <w:marTop w:val="0"/>
      <w:marBottom w:val="0"/>
      <w:divBdr>
        <w:top w:val="none" w:sz="0" w:space="0" w:color="auto"/>
        <w:left w:val="none" w:sz="0" w:space="0" w:color="auto"/>
        <w:bottom w:val="none" w:sz="0" w:space="0" w:color="auto"/>
        <w:right w:val="none" w:sz="0" w:space="0" w:color="auto"/>
      </w:divBdr>
    </w:div>
    <w:div w:id="481697344">
      <w:bodyDiv w:val="1"/>
      <w:marLeft w:val="0"/>
      <w:marRight w:val="0"/>
      <w:marTop w:val="0"/>
      <w:marBottom w:val="0"/>
      <w:divBdr>
        <w:top w:val="none" w:sz="0" w:space="0" w:color="auto"/>
        <w:left w:val="none" w:sz="0" w:space="0" w:color="auto"/>
        <w:bottom w:val="none" w:sz="0" w:space="0" w:color="auto"/>
        <w:right w:val="none" w:sz="0" w:space="0" w:color="auto"/>
      </w:divBdr>
    </w:div>
    <w:div w:id="863401192">
      <w:bodyDiv w:val="1"/>
      <w:marLeft w:val="0"/>
      <w:marRight w:val="0"/>
      <w:marTop w:val="0"/>
      <w:marBottom w:val="0"/>
      <w:divBdr>
        <w:top w:val="none" w:sz="0" w:space="0" w:color="auto"/>
        <w:left w:val="none" w:sz="0" w:space="0" w:color="auto"/>
        <w:bottom w:val="none" w:sz="0" w:space="0" w:color="auto"/>
        <w:right w:val="none" w:sz="0" w:space="0" w:color="auto"/>
      </w:divBdr>
    </w:div>
    <w:div w:id="891379953">
      <w:bodyDiv w:val="1"/>
      <w:marLeft w:val="0"/>
      <w:marRight w:val="0"/>
      <w:marTop w:val="0"/>
      <w:marBottom w:val="0"/>
      <w:divBdr>
        <w:top w:val="none" w:sz="0" w:space="0" w:color="auto"/>
        <w:left w:val="none" w:sz="0" w:space="0" w:color="auto"/>
        <w:bottom w:val="none" w:sz="0" w:space="0" w:color="auto"/>
        <w:right w:val="none" w:sz="0" w:space="0" w:color="auto"/>
      </w:divBdr>
    </w:div>
    <w:div w:id="1323660762">
      <w:bodyDiv w:val="1"/>
      <w:marLeft w:val="0"/>
      <w:marRight w:val="0"/>
      <w:marTop w:val="0"/>
      <w:marBottom w:val="0"/>
      <w:divBdr>
        <w:top w:val="none" w:sz="0" w:space="0" w:color="auto"/>
        <w:left w:val="none" w:sz="0" w:space="0" w:color="auto"/>
        <w:bottom w:val="none" w:sz="0" w:space="0" w:color="auto"/>
        <w:right w:val="none" w:sz="0" w:space="0" w:color="auto"/>
      </w:divBdr>
    </w:div>
    <w:div w:id="1614243023">
      <w:bodyDiv w:val="1"/>
      <w:marLeft w:val="0"/>
      <w:marRight w:val="0"/>
      <w:marTop w:val="0"/>
      <w:marBottom w:val="0"/>
      <w:divBdr>
        <w:top w:val="none" w:sz="0" w:space="0" w:color="auto"/>
        <w:left w:val="none" w:sz="0" w:space="0" w:color="auto"/>
        <w:bottom w:val="none" w:sz="0" w:space="0" w:color="auto"/>
        <w:right w:val="none" w:sz="0" w:space="0" w:color="auto"/>
      </w:divBdr>
    </w:div>
    <w:div w:id="1685551322">
      <w:bodyDiv w:val="1"/>
      <w:marLeft w:val="0"/>
      <w:marRight w:val="0"/>
      <w:marTop w:val="0"/>
      <w:marBottom w:val="0"/>
      <w:divBdr>
        <w:top w:val="none" w:sz="0" w:space="0" w:color="auto"/>
        <w:left w:val="none" w:sz="0" w:space="0" w:color="auto"/>
        <w:bottom w:val="none" w:sz="0" w:space="0" w:color="auto"/>
        <w:right w:val="none" w:sz="0" w:space="0" w:color="auto"/>
      </w:divBdr>
    </w:div>
    <w:div w:id="183147928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19" Type="http://schemas.openxmlformats.org/officeDocument/2006/relationships/comments" Target="comments.xml"/><Relationship Id="rId20" Type="http://schemas.microsoft.com/office/2011/relationships/commentsExtended" Target="commentsExtended.xml"/><Relationship Id="rId21" Type="http://schemas.microsoft.com/office/2016/09/relationships/commentsIds" Target="commentsIds.xml"/><Relationship Id="rId22" Type="http://schemas.microsoft.com/office/2018/08/relationships/commentsExtensible" Target="commentsExtensible.xml"/></Relationships>
</file>

<file path=word/_rels/footer2.xml.rels><?xml version="1.0" encoding="UTF-8"?><Relationships xmlns="http://schemas.openxmlformats.org/package/2006/relationships"><Relationship Id="rId1" Type="http://schemas.openxmlformats.org/officeDocument/2006/relationships/image" Target="media/image3.png"/></Relationships>
</file>

<file path=word/_rels/header2.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ba673db-633e-499c-8c0b-f57fca303435">
      <Terms xmlns="http://schemas.microsoft.com/office/infopath/2007/PartnerControls"/>
    </lcf76f155ced4ddcb4097134ff3c332f>
    <TaxCatchAll xmlns="54778636-3b68-480f-97af-aee7d3a1d2f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E750D0AD9CACB428DD1076B2CD0DC9D" ma:contentTypeVersion="19" ma:contentTypeDescription="Create a new document." ma:contentTypeScope="" ma:versionID="3a3aec406fa1aad90a0dcd5199e1266b">
  <xsd:schema xmlns:xsd="http://www.w3.org/2001/XMLSchema" xmlns:xs="http://www.w3.org/2001/XMLSchema" xmlns:p="http://schemas.microsoft.com/office/2006/metadata/properties" xmlns:ns2="dba673db-633e-499c-8c0b-f57fca303435" xmlns:ns3="54778636-3b68-480f-97af-aee7d3a1d2f3" targetNamespace="http://schemas.microsoft.com/office/2006/metadata/properties" ma:root="true" ma:fieldsID="cf40dc74795f1ad41326b3735ed3aeab" ns2:_="" ns3:_="">
    <xsd:import namespace="dba673db-633e-499c-8c0b-f57fca303435"/>
    <xsd:import namespace="54778636-3b68-480f-97af-aee7d3a1d2f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673db-633e-499c-8c0b-f57fca30343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ca7b95e-db9e-4c6f-877f-8dc8e2b2291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4778636-3b68-480f-97af-aee7d3a1d2f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d0133cc-9a36-47b9-af55-0cf30fb0c172}" ma:internalName="TaxCatchAll" ma:showField="CatchAllData" ma:web="54778636-3b68-480f-97af-aee7d3a1d2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E444016-01C5-46F4-8359-40AEB1E361D8}">
  <ds:schemaRefs>
    <ds:schemaRef ds:uri="http://schemas.microsoft.com/sharepoint/v3/contenttype/forms"/>
  </ds:schemaRefs>
</ds:datastoreItem>
</file>

<file path=customXml/itemProps2.xml><?xml version="1.0" encoding="utf-8"?>
<ds:datastoreItem xmlns:ds="http://schemas.openxmlformats.org/officeDocument/2006/customXml" ds:itemID="{5A8C2E5F-179A-4F09-9437-9FD557330B07}">
  <ds:schemaRefs>
    <ds:schemaRef ds:uri="http://schemas.microsoft.com/office/2006/metadata/properties"/>
    <ds:schemaRef ds:uri="http://schemas.microsoft.com/office/infopath/2007/PartnerControls"/>
    <ds:schemaRef ds:uri="dba673db-633e-499c-8c0b-f57fca303435"/>
    <ds:schemaRef ds:uri="54778636-3b68-480f-97af-aee7d3a1d2f3"/>
  </ds:schemaRefs>
</ds:datastoreItem>
</file>

<file path=customXml/itemProps3.xml><?xml version="1.0" encoding="utf-8"?>
<ds:datastoreItem xmlns:ds="http://schemas.openxmlformats.org/officeDocument/2006/customXml" ds:itemID="{80E680D3-4C1C-405B-8709-F21A08E5F0BF}">
  <ds:schemaRefs>
    <ds:schemaRef ds:uri="http://schemas.openxmlformats.org/officeDocument/2006/bibliography"/>
  </ds:schemaRefs>
</ds:datastoreItem>
</file>

<file path=customXml/itemProps4.xml><?xml version="1.0" encoding="utf-8"?>
<ds:datastoreItem xmlns:ds="http://schemas.openxmlformats.org/officeDocument/2006/customXml" ds:itemID="{0837A8EA-240A-4AB9-9892-B551244853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a673db-633e-499c-8c0b-f57fca303435"/>
    <ds:schemaRef ds:uri="54778636-3b68-480f-97af-aee7d3a1d2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Temp2.dotx</Template>
  <TotalTime>1</TotalTime>
  <Pages>1</Pages>
  <Words>152</Words>
  <Characters>913</Characters>
  <Application>Microsoft Office Word</Application>
  <DocSecurity>0</DocSecurity>
  <Lines>21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Nopasunchai Thambumrung</dc:creator>
  <cp:keywords/>
  <dc:description/>
  <cp:lastModifiedBy>Chutimadee Korjittavanit</cp:lastModifiedBy>
  <cp:revision>2</cp:revision>
  <dcterms:created xsi:type="dcterms:W3CDTF">2026-03-18T11:06:00Z</dcterms:created>
  <dcterms:modified xsi:type="dcterms:W3CDTF">2026-03-18T11:06:00Z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907b50b94636204a1c20f81f2d334ccb53a047f441d9b6f29a1bc2300221f295</vt:lpwstr>
  </property>
  <property fmtid="{D5CDD505-2E9C-101B-9397-08002B2CF9AE}" pid="3" name="MediaServiceImageTags">
    <vt:lpwstr/>
  </property>
  <property fmtid="{D5CDD505-2E9C-101B-9397-08002B2CF9AE}" pid="4" name="ContentTypeId">
    <vt:lpwstr>0x0101007E750D0AD9CACB428DD1076B2CD0DC9D</vt:lpwstr>
  </property>
</Properties>
</file>